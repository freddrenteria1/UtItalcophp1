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EE307C" w14:textId="05CFE8B2" w:rsidR="00DB2176" w:rsidRDefault="00DB2176" w:rsidP="00DB2176"/>
    <w:p w14:paraId="141E9F73" w14:textId="60CF2302" w:rsidR="00E872B5" w:rsidRDefault="00E872B5" w:rsidP="00DB2176"/>
    <w:p w14:paraId="057EE091" w14:textId="41064FA6" w:rsidR="00E872B5" w:rsidRDefault="00E872B5" w:rsidP="00DB2176"/>
    <w:p w14:paraId="2A2A637B" w14:textId="3084DE9E" w:rsidR="00E872B5" w:rsidRDefault="00E872B5" w:rsidP="00DB2176"/>
    <w:p w14:paraId="745D2B96" w14:textId="42C196D1" w:rsidR="00E872B5" w:rsidRDefault="00E872B5" w:rsidP="00DB2176"/>
    <w:p w14:paraId="17C39A08" w14:textId="5E5F635B" w:rsidR="00E872B5" w:rsidRDefault="00E872B5" w:rsidP="00DB2176"/>
    <w:p w14:paraId="0C737540" w14:textId="606B466D" w:rsidR="00E872B5" w:rsidRDefault="00E872B5" w:rsidP="00DB2176"/>
    <w:p w14:paraId="0E79B87D" w14:textId="43E78C4C" w:rsidR="00E872B5" w:rsidRDefault="00E872B5" w:rsidP="00DB2176"/>
    <w:p w14:paraId="1CCDA96F" w14:textId="055A3E69" w:rsidR="00E872B5" w:rsidRDefault="00E872B5" w:rsidP="00DB2176"/>
    <w:p w14:paraId="0CB40FC9" w14:textId="65A80287" w:rsidR="00E872B5" w:rsidRDefault="00E872B5" w:rsidP="00DB2176"/>
    <w:p w14:paraId="7975E150" w14:textId="43E7060E" w:rsidR="00E872B5" w:rsidRDefault="00E872B5" w:rsidP="00DB2176"/>
    <w:p w14:paraId="10E012FE" w14:textId="4D6F2FFF" w:rsidR="00E872B5" w:rsidRDefault="00E872B5" w:rsidP="00DB2176"/>
    <w:p w14:paraId="3D912EB7" w14:textId="27DB509A" w:rsidR="00E872B5" w:rsidRDefault="00E872B5" w:rsidP="00DB2176"/>
    <w:p w14:paraId="6FFD7D9B" w14:textId="016FF834" w:rsidR="00E872B5" w:rsidRDefault="00E872B5" w:rsidP="00E872B5">
      <w:pPr>
        <w:spacing w:line="0" w:lineRule="atLeast"/>
        <w:jc w:val="center"/>
        <w:rPr>
          <w:rFonts w:ascii="Verdana" w:eastAsia="Verdana" w:hAnsi="Verdana" w:cs="Arial"/>
          <w:b/>
          <w:sz w:val="20"/>
          <w:szCs w:val="20"/>
          <w:lang w:eastAsia="es-MX"/>
        </w:rPr>
      </w:pPr>
      <w:r w:rsidRPr="00E872B5">
        <w:rPr>
          <w:rStyle w:val="nfasis"/>
          <w:rFonts w:ascii="Arial" w:eastAsiaTheme="majorEastAsia" w:hAnsi="Arial" w:cs="Arial"/>
          <w:b/>
          <w:bCs/>
        </w:rPr>
        <w:t>PLAN DE GESTIÓN INTEGRAL DE RESIDUOS SÓLIDOS – PGIRS</w:t>
      </w:r>
    </w:p>
    <w:p w14:paraId="6AC89054" w14:textId="77777777" w:rsidR="00E872B5" w:rsidRDefault="00E872B5" w:rsidP="00E872B5">
      <w:pPr>
        <w:spacing w:line="0" w:lineRule="atLeast"/>
        <w:rPr>
          <w:rFonts w:ascii="Verdana" w:eastAsia="Verdana" w:hAnsi="Verdana" w:cs="Arial"/>
          <w:b/>
          <w:sz w:val="20"/>
          <w:szCs w:val="20"/>
          <w:lang w:eastAsia="es-MX"/>
        </w:rPr>
      </w:pPr>
    </w:p>
    <w:p w14:paraId="2B55CB72" w14:textId="77777777" w:rsidR="00E872B5" w:rsidRDefault="00E872B5" w:rsidP="00E872B5">
      <w:pPr>
        <w:spacing w:line="0" w:lineRule="atLeast"/>
        <w:rPr>
          <w:rFonts w:ascii="Verdana" w:eastAsia="Verdana" w:hAnsi="Verdana" w:cs="Arial"/>
          <w:b/>
          <w:sz w:val="20"/>
          <w:szCs w:val="20"/>
          <w:lang w:eastAsia="es-MX"/>
        </w:rPr>
      </w:pPr>
    </w:p>
    <w:p w14:paraId="156AA1AB" w14:textId="77777777" w:rsidR="00E872B5" w:rsidRDefault="00E872B5" w:rsidP="00E872B5">
      <w:pPr>
        <w:spacing w:line="0" w:lineRule="atLeast"/>
        <w:rPr>
          <w:rFonts w:ascii="Verdana" w:eastAsia="Verdana" w:hAnsi="Verdana" w:cs="Arial"/>
          <w:b/>
          <w:sz w:val="20"/>
          <w:szCs w:val="20"/>
          <w:lang w:eastAsia="es-MX"/>
        </w:rPr>
      </w:pPr>
    </w:p>
    <w:p w14:paraId="36C8DB03" w14:textId="77777777" w:rsidR="00E872B5" w:rsidRDefault="00E872B5" w:rsidP="00E872B5">
      <w:pPr>
        <w:spacing w:line="0" w:lineRule="atLeast"/>
        <w:rPr>
          <w:rFonts w:ascii="Verdana" w:eastAsia="Verdana" w:hAnsi="Verdana" w:cs="Arial"/>
          <w:b/>
          <w:sz w:val="20"/>
          <w:szCs w:val="20"/>
          <w:lang w:eastAsia="es-MX"/>
        </w:rPr>
      </w:pPr>
    </w:p>
    <w:p w14:paraId="5286DD47" w14:textId="77777777" w:rsidR="00E872B5" w:rsidRDefault="00E872B5" w:rsidP="00E872B5">
      <w:pPr>
        <w:spacing w:line="0" w:lineRule="atLeast"/>
        <w:rPr>
          <w:rFonts w:ascii="Verdana" w:eastAsia="Verdana" w:hAnsi="Verdana" w:cs="Arial"/>
          <w:b/>
          <w:sz w:val="20"/>
          <w:szCs w:val="20"/>
          <w:lang w:eastAsia="es-MX"/>
        </w:rPr>
      </w:pPr>
    </w:p>
    <w:p w14:paraId="1AE3C8CF" w14:textId="77777777" w:rsidR="00E872B5" w:rsidRDefault="00E872B5" w:rsidP="00E872B5">
      <w:pPr>
        <w:spacing w:line="0" w:lineRule="atLeast"/>
        <w:rPr>
          <w:rFonts w:ascii="Verdana" w:eastAsia="Verdana" w:hAnsi="Verdana" w:cs="Arial"/>
          <w:b/>
          <w:sz w:val="20"/>
          <w:szCs w:val="20"/>
          <w:lang w:eastAsia="es-MX"/>
        </w:rPr>
      </w:pPr>
    </w:p>
    <w:p w14:paraId="2F9B62C6" w14:textId="77777777" w:rsidR="00E872B5" w:rsidRDefault="00E872B5" w:rsidP="00E872B5">
      <w:pPr>
        <w:spacing w:line="0" w:lineRule="atLeast"/>
        <w:rPr>
          <w:rFonts w:ascii="Verdana" w:eastAsia="Verdana" w:hAnsi="Verdana" w:cs="Arial"/>
          <w:b/>
          <w:sz w:val="20"/>
          <w:szCs w:val="20"/>
          <w:lang w:eastAsia="es-MX"/>
        </w:rPr>
      </w:pPr>
    </w:p>
    <w:p w14:paraId="77291AE5" w14:textId="77777777" w:rsidR="00E872B5" w:rsidRDefault="00E872B5" w:rsidP="00E872B5">
      <w:pPr>
        <w:spacing w:line="0" w:lineRule="atLeast"/>
        <w:rPr>
          <w:rFonts w:ascii="Verdana" w:eastAsia="Verdana" w:hAnsi="Verdana" w:cs="Arial"/>
          <w:b/>
          <w:sz w:val="20"/>
          <w:szCs w:val="20"/>
          <w:lang w:eastAsia="es-MX"/>
        </w:rPr>
      </w:pPr>
    </w:p>
    <w:p w14:paraId="7EF9C2A4" w14:textId="77777777" w:rsidR="00E872B5" w:rsidRDefault="00E872B5" w:rsidP="00E872B5">
      <w:pPr>
        <w:spacing w:line="0" w:lineRule="atLeast"/>
        <w:rPr>
          <w:rFonts w:ascii="Verdana" w:eastAsia="Verdana" w:hAnsi="Verdana" w:cs="Arial"/>
          <w:b/>
          <w:sz w:val="20"/>
          <w:szCs w:val="20"/>
          <w:lang w:eastAsia="es-MX"/>
        </w:rPr>
      </w:pPr>
    </w:p>
    <w:p w14:paraId="4EAD0CBB" w14:textId="77777777" w:rsidR="00E872B5" w:rsidRDefault="00E872B5" w:rsidP="00E872B5">
      <w:pPr>
        <w:spacing w:line="0" w:lineRule="atLeast"/>
        <w:rPr>
          <w:rFonts w:ascii="Verdana" w:eastAsia="Verdana" w:hAnsi="Verdana" w:cs="Arial"/>
          <w:b/>
          <w:sz w:val="20"/>
          <w:szCs w:val="20"/>
          <w:lang w:eastAsia="es-MX"/>
        </w:rPr>
      </w:pPr>
    </w:p>
    <w:p w14:paraId="5FCE4536" w14:textId="77777777" w:rsidR="00E872B5" w:rsidRDefault="00E872B5" w:rsidP="00E872B5">
      <w:pPr>
        <w:spacing w:line="0" w:lineRule="atLeast"/>
        <w:rPr>
          <w:rFonts w:ascii="Verdana" w:eastAsia="Verdana" w:hAnsi="Verdana" w:cs="Arial"/>
          <w:b/>
          <w:sz w:val="20"/>
          <w:szCs w:val="20"/>
          <w:lang w:eastAsia="es-MX"/>
        </w:rPr>
      </w:pPr>
    </w:p>
    <w:p w14:paraId="07421C4F" w14:textId="77777777" w:rsidR="00E872B5" w:rsidRDefault="00E872B5" w:rsidP="00E872B5">
      <w:pPr>
        <w:spacing w:line="0" w:lineRule="atLeast"/>
        <w:rPr>
          <w:rFonts w:ascii="Verdana" w:eastAsia="Verdana" w:hAnsi="Verdana" w:cs="Arial"/>
          <w:b/>
          <w:sz w:val="20"/>
          <w:szCs w:val="20"/>
          <w:lang w:eastAsia="es-MX"/>
        </w:rPr>
      </w:pPr>
    </w:p>
    <w:p w14:paraId="0E44C790" w14:textId="77777777" w:rsidR="00E872B5" w:rsidRDefault="00E872B5" w:rsidP="00E872B5">
      <w:pPr>
        <w:spacing w:line="0" w:lineRule="atLeast"/>
        <w:rPr>
          <w:rFonts w:ascii="Verdana" w:eastAsia="Verdana" w:hAnsi="Verdana" w:cs="Arial"/>
          <w:b/>
          <w:sz w:val="20"/>
          <w:szCs w:val="20"/>
          <w:lang w:eastAsia="es-MX"/>
        </w:rPr>
      </w:pPr>
    </w:p>
    <w:tbl>
      <w:tblPr>
        <w:tblW w:w="10196" w:type="dxa"/>
        <w:jc w:val="center"/>
        <w:tblCellMar>
          <w:left w:w="70" w:type="dxa"/>
          <w:right w:w="70" w:type="dxa"/>
        </w:tblCellMar>
        <w:tblLook w:val="04A0" w:firstRow="1" w:lastRow="0" w:firstColumn="1" w:lastColumn="0" w:noHBand="0" w:noVBand="1"/>
      </w:tblPr>
      <w:tblGrid>
        <w:gridCol w:w="2117"/>
        <w:gridCol w:w="2268"/>
        <w:gridCol w:w="2268"/>
        <w:gridCol w:w="3543"/>
      </w:tblGrid>
      <w:tr w:rsidR="00E872B5" w:rsidRPr="00AC68B2" w14:paraId="00A9C5D8" w14:textId="77777777" w:rsidTr="00D944B4">
        <w:trPr>
          <w:trHeight w:val="132"/>
          <w:jc w:val="center"/>
        </w:trPr>
        <w:tc>
          <w:tcPr>
            <w:tcW w:w="10196" w:type="dxa"/>
            <w:gridSpan w:val="4"/>
            <w:tcBorders>
              <w:top w:val="single" w:sz="4" w:space="0" w:color="auto"/>
              <w:left w:val="single" w:sz="8" w:space="0" w:color="auto"/>
              <w:bottom w:val="single" w:sz="4" w:space="0" w:color="000000"/>
              <w:right w:val="single" w:sz="8" w:space="0" w:color="000000"/>
            </w:tcBorders>
            <w:shd w:val="clear" w:color="000000" w:fill="D9D9D9"/>
            <w:noWrap/>
            <w:vAlign w:val="center"/>
            <w:hideMark/>
          </w:tcPr>
          <w:p w14:paraId="7FA89003" w14:textId="77777777" w:rsidR="00E872B5" w:rsidRPr="00AC68B2" w:rsidRDefault="00E872B5" w:rsidP="00D944B4">
            <w:pPr>
              <w:jc w:val="center"/>
              <w:rPr>
                <w:rFonts w:ascii="Arial" w:hAnsi="Arial" w:cs="Arial"/>
                <w:b/>
                <w:bCs/>
                <w:sz w:val="16"/>
                <w:szCs w:val="16"/>
                <w:lang w:eastAsia="es-ES"/>
              </w:rPr>
            </w:pPr>
            <w:r w:rsidRPr="00AC68B2">
              <w:rPr>
                <w:rFonts w:ascii="Arial" w:hAnsi="Arial" w:cs="Arial"/>
                <w:b/>
                <w:bCs/>
                <w:sz w:val="16"/>
                <w:szCs w:val="16"/>
                <w:lang w:eastAsia="es-ES"/>
              </w:rPr>
              <w:t>VERSIÓN INICIAL</w:t>
            </w:r>
          </w:p>
        </w:tc>
      </w:tr>
      <w:tr w:rsidR="00E872B5" w:rsidRPr="00AC68B2" w14:paraId="31591959" w14:textId="77777777" w:rsidTr="00D944B4">
        <w:trPr>
          <w:trHeight w:val="224"/>
          <w:jc w:val="center"/>
        </w:trPr>
        <w:tc>
          <w:tcPr>
            <w:tcW w:w="2117"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0C17A199" w14:textId="2425659F" w:rsidR="00E872B5" w:rsidRPr="00AC68B2" w:rsidRDefault="00E872B5" w:rsidP="00D944B4">
            <w:pPr>
              <w:jc w:val="center"/>
              <w:rPr>
                <w:rFonts w:ascii="Arial" w:hAnsi="Arial" w:cs="Arial"/>
                <w:sz w:val="16"/>
                <w:szCs w:val="16"/>
                <w:lang w:eastAsia="es-ES"/>
              </w:rPr>
            </w:pPr>
            <w:r w:rsidRPr="00AC68B2">
              <w:rPr>
                <w:rFonts w:ascii="Arial" w:hAnsi="Arial" w:cs="Arial"/>
                <w:sz w:val="16"/>
                <w:szCs w:val="16"/>
                <w:lang w:eastAsia="es-ES"/>
              </w:rPr>
              <w:t>Fecha:</w:t>
            </w:r>
            <w:r w:rsidRPr="00CD73D0">
              <w:rPr>
                <w:rFonts w:ascii="Arial" w:hAnsi="Arial" w:cs="Arial"/>
                <w:sz w:val="16"/>
                <w:szCs w:val="16"/>
                <w:lang w:eastAsia="es-ES"/>
              </w:rPr>
              <w:t xml:space="preserve"> </w:t>
            </w:r>
            <w:r w:rsidR="00CD73D0" w:rsidRPr="00CD73D0">
              <w:rPr>
                <w:rFonts w:ascii="Arial" w:hAnsi="Arial" w:cs="Arial"/>
                <w:sz w:val="16"/>
                <w:szCs w:val="16"/>
                <w:lang w:eastAsia="es-ES"/>
              </w:rPr>
              <w:t>14/10/2020</w:t>
            </w:r>
          </w:p>
        </w:tc>
        <w:tc>
          <w:tcPr>
            <w:tcW w:w="2268" w:type="dxa"/>
            <w:tcBorders>
              <w:top w:val="single" w:sz="4" w:space="0" w:color="auto"/>
              <w:left w:val="nil"/>
              <w:bottom w:val="single" w:sz="4" w:space="0" w:color="auto"/>
              <w:right w:val="single" w:sz="4" w:space="0" w:color="000000"/>
            </w:tcBorders>
            <w:shd w:val="clear" w:color="auto" w:fill="auto"/>
            <w:noWrap/>
            <w:vAlign w:val="center"/>
            <w:hideMark/>
          </w:tcPr>
          <w:p w14:paraId="019F31EB" w14:textId="77777777" w:rsidR="00E872B5" w:rsidRPr="00AC68B2" w:rsidRDefault="00E872B5" w:rsidP="00D944B4">
            <w:pPr>
              <w:jc w:val="center"/>
              <w:rPr>
                <w:rFonts w:ascii="Arial" w:hAnsi="Arial" w:cs="Arial"/>
                <w:sz w:val="16"/>
                <w:szCs w:val="16"/>
                <w:lang w:eastAsia="es-ES"/>
              </w:rPr>
            </w:pPr>
            <w:r>
              <w:rPr>
                <w:rFonts w:ascii="Arial" w:hAnsi="Arial" w:cs="Arial"/>
                <w:sz w:val="16"/>
                <w:szCs w:val="16"/>
                <w:lang w:eastAsia="es-ES"/>
              </w:rPr>
              <w:t xml:space="preserve">Elaboró: </w:t>
            </w:r>
            <w:r w:rsidRPr="00AC68B2">
              <w:rPr>
                <w:rFonts w:ascii="Arial" w:hAnsi="Arial" w:cs="Arial"/>
                <w:sz w:val="16"/>
                <w:szCs w:val="16"/>
                <w:lang w:eastAsia="es-ES"/>
              </w:rPr>
              <w:t>HSE</w:t>
            </w:r>
          </w:p>
        </w:tc>
        <w:tc>
          <w:tcPr>
            <w:tcW w:w="2268" w:type="dxa"/>
            <w:tcBorders>
              <w:top w:val="nil"/>
              <w:left w:val="nil"/>
              <w:bottom w:val="single" w:sz="4" w:space="0" w:color="auto"/>
              <w:right w:val="single" w:sz="8" w:space="0" w:color="auto"/>
            </w:tcBorders>
            <w:shd w:val="clear" w:color="auto" w:fill="auto"/>
            <w:vAlign w:val="center"/>
            <w:hideMark/>
          </w:tcPr>
          <w:p w14:paraId="534AC05A" w14:textId="77777777" w:rsidR="00E872B5" w:rsidRPr="00AC68B2" w:rsidRDefault="00E872B5" w:rsidP="00D944B4">
            <w:pPr>
              <w:jc w:val="center"/>
              <w:rPr>
                <w:rFonts w:ascii="Arial" w:hAnsi="Arial" w:cs="Arial"/>
                <w:sz w:val="16"/>
                <w:szCs w:val="16"/>
                <w:lang w:eastAsia="es-ES"/>
              </w:rPr>
            </w:pPr>
            <w:r w:rsidRPr="000B093B">
              <w:rPr>
                <w:rFonts w:ascii="Arial" w:hAnsi="Arial" w:cs="Arial"/>
                <w:sz w:val="16"/>
                <w:szCs w:val="16"/>
                <w:lang w:eastAsia="es-ES"/>
              </w:rPr>
              <w:t>Revisó</w:t>
            </w:r>
            <w:r w:rsidRPr="00AC68B2">
              <w:rPr>
                <w:rFonts w:ascii="Arial" w:hAnsi="Arial" w:cs="Arial"/>
                <w:sz w:val="16"/>
                <w:szCs w:val="16"/>
                <w:lang w:eastAsia="es-ES"/>
              </w:rPr>
              <w:t>: Gerente General</w:t>
            </w:r>
          </w:p>
        </w:tc>
        <w:tc>
          <w:tcPr>
            <w:tcW w:w="3543" w:type="dxa"/>
            <w:tcBorders>
              <w:top w:val="nil"/>
              <w:left w:val="nil"/>
              <w:bottom w:val="single" w:sz="4" w:space="0" w:color="auto"/>
              <w:right w:val="single" w:sz="8" w:space="0" w:color="auto"/>
            </w:tcBorders>
            <w:vAlign w:val="center"/>
          </w:tcPr>
          <w:p w14:paraId="75C212D3" w14:textId="77777777" w:rsidR="00E872B5" w:rsidRPr="00AC68B2" w:rsidRDefault="00E872B5" w:rsidP="00D944B4">
            <w:pPr>
              <w:jc w:val="center"/>
              <w:rPr>
                <w:rFonts w:ascii="Arial" w:hAnsi="Arial" w:cs="Arial"/>
                <w:sz w:val="16"/>
                <w:szCs w:val="16"/>
                <w:lang w:eastAsia="es-ES"/>
              </w:rPr>
            </w:pPr>
            <w:r w:rsidRPr="00AC68B2">
              <w:rPr>
                <w:rFonts w:ascii="Arial" w:hAnsi="Arial" w:cs="Arial"/>
                <w:sz w:val="16"/>
                <w:szCs w:val="16"/>
                <w:lang w:eastAsia="es-ES"/>
              </w:rPr>
              <w:t>Aprobó: Gerente General</w:t>
            </w:r>
          </w:p>
        </w:tc>
      </w:tr>
      <w:tr w:rsidR="00E872B5" w:rsidRPr="00AC68B2" w14:paraId="7F74B074" w14:textId="77777777" w:rsidTr="00D944B4">
        <w:trPr>
          <w:trHeight w:val="217"/>
          <w:jc w:val="center"/>
        </w:trPr>
        <w:tc>
          <w:tcPr>
            <w:tcW w:w="10196" w:type="dxa"/>
            <w:gridSpan w:val="4"/>
            <w:tcBorders>
              <w:top w:val="nil"/>
              <w:left w:val="single" w:sz="8" w:space="0" w:color="auto"/>
              <w:bottom w:val="single" w:sz="4" w:space="0" w:color="auto"/>
              <w:right w:val="single" w:sz="8" w:space="0" w:color="000000"/>
            </w:tcBorders>
            <w:shd w:val="clear" w:color="000000" w:fill="D9D9D9"/>
            <w:noWrap/>
            <w:vAlign w:val="center"/>
            <w:hideMark/>
          </w:tcPr>
          <w:p w14:paraId="422E2600" w14:textId="77777777" w:rsidR="00E872B5" w:rsidRPr="00AC68B2" w:rsidRDefault="00E872B5" w:rsidP="00D944B4">
            <w:pPr>
              <w:jc w:val="center"/>
              <w:rPr>
                <w:rFonts w:ascii="Arial" w:hAnsi="Arial" w:cs="Arial"/>
                <w:b/>
                <w:bCs/>
                <w:sz w:val="16"/>
                <w:szCs w:val="16"/>
                <w:lang w:eastAsia="es-ES"/>
              </w:rPr>
            </w:pPr>
            <w:r w:rsidRPr="00AC68B2">
              <w:rPr>
                <w:rFonts w:ascii="Arial" w:hAnsi="Arial" w:cs="Arial"/>
                <w:b/>
                <w:bCs/>
                <w:sz w:val="16"/>
                <w:szCs w:val="16"/>
                <w:lang w:eastAsia="es-ES"/>
              </w:rPr>
              <w:t>VERSIÓN ACTUAL</w:t>
            </w:r>
          </w:p>
        </w:tc>
      </w:tr>
      <w:tr w:rsidR="00E872B5" w:rsidRPr="00AC68B2" w14:paraId="3BFB997E" w14:textId="77777777" w:rsidTr="00D944B4">
        <w:trPr>
          <w:trHeight w:val="132"/>
          <w:jc w:val="center"/>
        </w:trPr>
        <w:tc>
          <w:tcPr>
            <w:tcW w:w="2117" w:type="dxa"/>
            <w:tcBorders>
              <w:top w:val="single" w:sz="4" w:space="0" w:color="auto"/>
              <w:left w:val="single" w:sz="8" w:space="0" w:color="auto"/>
              <w:bottom w:val="single" w:sz="8" w:space="0" w:color="auto"/>
              <w:right w:val="single" w:sz="4" w:space="0" w:color="auto"/>
            </w:tcBorders>
            <w:shd w:val="clear" w:color="auto" w:fill="auto"/>
            <w:noWrap/>
            <w:vAlign w:val="center"/>
            <w:hideMark/>
          </w:tcPr>
          <w:p w14:paraId="3AA245E8" w14:textId="46EF866D" w:rsidR="00E872B5" w:rsidRPr="00AC68B2" w:rsidRDefault="00CD73D0" w:rsidP="00D944B4">
            <w:pPr>
              <w:jc w:val="center"/>
              <w:rPr>
                <w:rFonts w:ascii="Arial" w:hAnsi="Arial" w:cs="Arial"/>
                <w:sz w:val="16"/>
                <w:szCs w:val="16"/>
                <w:lang w:eastAsia="es-ES"/>
              </w:rPr>
            </w:pPr>
            <w:r>
              <w:rPr>
                <w:rFonts w:ascii="Arial" w:hAnsi="Arial" w:cs="Arial"/>
                <w:sz w:val="16"/>
                <w:szCs w:val="16"/>
                <w:lang w:eastAsia="es-ES"/>
              </w:rPr>
              <w:t xml:space="preserve">Fecha: </w:t>
            </w:r>
            <w:r w:rsidRPr="00CD73D0">
              <w:rPr>
                <w:rFonts w:ascii="Arial" w:hAnsi="Arial" w:cs="Arial"/>
                <w:sz w:val="16"/>
                <w:szCs w:val="16"/>
                <w:lang w:eastAsia="es-ES"/>
              </w:rPr>
              <w:t>18/10/2022</w:t>
            </w:r>
          </w:p>
        </w:tc>
        <w:tc>
          <w:tcPr>
            <w:tcW w:w="2268" w:type="dxa"/>
            <w:tcBorders>
              <w:top w:val="single" w:sz="4" w:space="0" w:color="auto"/>
              <w:left w:val="nil"/>
              <w:bottom w:val="single" w:sz="8" w:space="0" w:color="auto"/>
              <w:right w:val="single" w:sz="4" w:space="0" w:color="000000"/>
            </w:tcBorders>
            <w:shd w:val="clear" w:color="auto" w:fill="auto"/>
            <w:noWrap/>
            <w:vAlign w:val="center"/>
            <w:hideMark/>
          </w:tcPr>
          <w:p w14:paraId="7E60A12E" w14:textId="77777777" w:rsidR="00E872B5" w:rsidRPr="00AC68B2" w:rsidRDefault="00E872B5" w:rsidP="00D944B4">
            <w:pPr>
              <w:jc w:val="center"/>
              <w:rPr>
                <w:rFonts w:ascii="Arial" w:hAnsi="Arial" w:cs="Arial"/>
                <w:sz w:val="16"/>
                <w:szCs w:val="16"/>
                <w:lang w:eastAsia="es-ES"/>
              </w:rPr>
            </w:pPr>
            <w:r>
              <w:rPr>
                <w:rFonts w:ascii="Arial" w:hAnsi="Arial" w:cs="Arial"/>
                <w:sz w:val="16"/>
                <w:szCs w:val="16"/>
                <w:lang w:eastAsia="es-ES"/>
              </w:rPr>
              <w:t xml:space="preserve">Actualizó: </w:t>
            </w:r>
            <w:r w:rsidRPr="00AC68B2">
              <w:rPr>
                <w:rFonts w:ascii="Arial" w:hAnsi="Arial" w:cs="Arial"/>
                <w:sz w:val="16"/>
                <w:szCs w:val="16"/>
                <w:lang w:eastAsia="es-ES"/>
              </w:rPr>
              <w:t>HSE</w:t>
            </w:r>
          </w:p>
        </w:tc>
        <w:tc>
          <w:tcPr>
            <w:tcW w:w="2268" w:type="dxa"/>
            <w:tcBorders>
              <w:top w:val="nil"/>
              <w:left w:val="nil"/>
              <w:bottom w:val="single" w:sz="8" w:space="0" w:color="auto"/>
              <w:right w:val="single" w:sz="8" w:space="0" w:color="auto"/>
            </w:tcBorders>
            <w:shd w:val="clear" w:color="auto" w:fill="auto"/>
            <w:noWrap/>
            <w:vAlign w:val="center"/>
            <w:hideMark/>
          </w:tcPr>
          <w:p w14:paraId="5C1461FD" w14:textId="77777777" w:rsidR="00E872B5" w:rsidRPr="00AC68B2" w:rsidRDefault="00E872B5" w:rsidP="00D944B4">
            <w:pPr>
              <w:jc w:val="center"/>
              <w:rPr>
                <w:rFonts w:ascii="Arial" w:hAnsi="Arial" w:cs="Arial"/>
                <w:sz w:val="16"/>
                <w:szCs w:val="16"/>
                <w:lang w:eastAsia="es-ES"/>
              </w:rPr>
            </w:pPr>
            <w:r w:rsidRPr="000B093B">
              <w:rPr>
                <w:rFonts w:ascii="Arial" w:hAnsi="Arial" w:cs="Arial"/>
                <w:sz w:val="16"/>
                <w:szCs w:val="16"/>
                <w:lang w:eastAsia="es-ES"/>
              </w:rPr>
              <w:t>Revisó</w:t>
            </w:r>
            <w:r w:rsidRPr="00AC68B2">
              <w:rPr>
                <w:rFonts w:ascii="Arial" w:hAnsi="Arial" w:cs="Arial"/>
                <w:sz w:val="16"/>
                <w:szCs w:val="16"/>
                <w:lang w:eastAsia="es-ES"/>
              </w:rPr>
              <w:t>: Gerente General</w:t>
            </w:r>
          </w:p>
        </w:tc>
        <w:tc>
          <w:tcPr>
            <w:tcW w:w="3543" w:type="dxa"/>
            <w:tcBorders>
              <w:top w:val="nil"/>
              <w:left w:val="nil"/>
              <w:bottom w:val="single" w:sz="8" w:space="0" w:color="auto"/>
              <w:right w:val="single" w:sz="8" w:space="0" w:color="auto"/>
            </w:tcBorders>
            <w:vAlign w:val="center"/>
          </w:tcPr>
          <w:p w14:paraId="14FFFF8E" w14:textId="77777777" w:rsidR="00E872B5" w:rsidRPr="00AC68B2" w:rsidRDefault="00E872B5" w:rsidP="00D944B4">
            <w:pPr>
              <w:jc w:val="center"/>
              <w:rPr>
                <w:rFonts w:ascii="Arial" w:hAnsi="Arial" w:cs="Arial"/>
                <w:sz w:val="16"/>
                <w:szCs w:val="16"/>
                <w:lang w:eastAsia="es-ES"/>
              </w:rPr>
            </w:pPr>
            <w:r w:rsidRPr="00AC68B2">
              <w:rPr>
                <w:rFonts w:ascii="Arial" w:hAnsi="Arial" w:cs="Arial"/>
                <w:sz w:val="16"/>
                <w:szCs w:val="16"/>
                <w:lang w:eastAsia="es-ES"/>
              </w:rPr>
              <w:t>Aprobó: Gerente General</w:t>
            </w:r>
          </w:p>
        </w:tc>
      </w:tr>
    </w:tbl>
    <w:p w14:paraId="3E3C4560" w14:textId="77777777" w:rsidR="00E872B5" w:rsidRDefault="00E872B5" w:rsidP="00E872B5">
      <w:pPr>
        <w:spacing w:line="0" w:lineRule="atLeast"/>
        <w:rPr>
          <w:rFonts w:ascii="Verdana" w:eastAsia="Verdana" w:hAnsi="Verdana" w:cs="Arial"/>
          <w:b/>
          <w:sz w:val="20"/>
          <w:szCs w:val="20"/>
          <w:lang w:eastAsia="es-MX"/>
        </w:rPr>
      </w:pPr>
    </w:p>
    <w:p w14:paraId="293E3C1C" w14:textId="77777777" w:rsidR="00E872B5" w:rsidRDefault="00E872B5" w:rsidP="00E872B5">
      <w:pPr>
        <w:spacing w:line="0" w:lineRule="atLeast"/>
        <w:rPr>
          <w:rFonts w:ascii="Verdana" w:eastAsia="Verdana" w:hAnsi="Verdana" w:cs="Arial"/>
          <w:b/>
          <w:sz w:val="20"/>
          <w:szCs w:val="20"/>
          <w:lang w:eastAsia="es-MX"/>
        </w:rPr>
      </w:pPr>
    </w:p>
    <w:p w14:paraId="23AFDCD1" w14:textId="7DF8FE01" w:rsidR="00E872B5" w:rsidRDefault="00E872B5" w:rsidP="00DB2176"/>
    <w:p w14:paraId="5435757B" w14:textId="08F74A4C" w:rsidR="00E872B5" w:rsidRDefault="00E872B5" w:rsidP="00DB2176"/>
    <w:p w14:paraId="11EA01EE" w14:textId="4B044484" w:rsidR="00E872B5" w:rsidRDefault="00E872B5" w:rsidP="00DB2176"/>
    <w:p w14:paraId="7DC55D95" w14:textId="283FA462" w:rsidR="00E872B5" w:rsidRDefault="00E872B5" w:rsidP="00DB2176"/>
    <w:p w14:paraId="2C921CC5" w14:textId="6A742391" w:rsidR="00E872B5" w:rsidRDefault="00E872B5" w:rsidP="00DB2176"/>
    <w:p w14:paraId="04856DE9" w14:textId="6134753F" w:rsidR="00E872B5" w:rsidRDefault="00E872B5" w:rsidP="00DB2176"/>
    <w:p w14:paraId="3482E5F4" w14:textId="77F1CCE3" w:rsidR="00E872B5" w:rsidRDefault="00E872B5" w:rsidP="00DB2176"/>
    <w:p w14:paraId="124E1847" w14:textId="647640B9" w:rsidR="00E872B5" w:rsidRDefault="00E872B5" w:rsidP="00DB2176"/>
    <w:p w14:paraId="279DDDC3" w14:textId="4D0A5F4F" w:rsidR="00E872B5" w:rsidRDefault="00E872B5" w:rsidP="00DB2176"/>
    <w:p w14:paraId="21F73FFA" w14:textId="77777777" w:rsidR="00CD73D0" w:rsidRDefault="00CD73D0" w:rsidP="00DB2176"/>
    <w:p w14:paraId="3B3EEECE" w14:textId="46195FF0" w:rsidR="00E872B5" w:rsidRPr="00DB2176" w:rsidRDefault="00E872B5" w:rsidP="00DB2176"/>
    <w:p w14:paraId="66400B49" w14:textId="42732E17" w:rsidR="0026100A" w:rsidRDefault="001249A0" w:rsidP="0026100A">
      <w:pPr>
        <w:pStyle w:val="Ttulo1"/>
        <w:numPr>
          <w:ilvl w:val="0"/>
          <w:numId w:val="12"/>
        </w:numPr>
      </w:pPr>
      <w:bookmarkStart w:id="0" w:name="_Toc53825679"/>
      <w:r w:rsidRPr="0017266F">
        <w:lastRenderedPageBreak/>
        <w:t>OBJETIVOS</w:t>
      </w:r>
      <w:bookmarkStart w:id="1" w:name="_Toc457198594"/>
      <w:bookmarkEnd w:id="0"/>
      <w:r w:rsidR="0026100A">
        <w:t xml:space="preserve">                                                                            </w:t>
      </w:r>
    </w:p>
    <w:p w14:paraId="57BC0797" w14:textId="77777777" w:rsidR="0026100A" w:rsidRPr="0017266F" w:rsidRDefault="0026100A" w:rsidP="0026100A">
      <w:pPr>
        <w:pStyle w:val="Ttulo1"/>
        <w:jc w:val="left"/>
      </w:pPr>
    </w:p>
    <w:p w14:paraId="538E39F4" w14:textId="62924F05" w:rsidR="00142FD6" w:rsidRPr="0017266F" w:rsidRDefault="005A0926" w:rsidP="00A941D9">
      <w:pPr>
        <w:pStyle w:val="Ttulo2"/>
      </w:pPr>
      <w:bookmarkStart w:id="2" w:name="_Toc53825680"/>
      <w:r w:rsidRPr="0017266F">
        <w:t>OBJETIVO GENERAL</w:t>
      </w:r>
      <w:bookmarkEnd w:id="2"/>
    </w:p>
    <w:p w14:paraId="2A1E652C" w14:textId="173BFBB5" w:rsidR="005A0926" w:rsidRPr="0017266F" w:rsidRDefault="005A0926" w:rsidP="00A941D9">
      <w:pPr>
        <w:pStyle w:val="ECONORMAL"/>
        <w:rPr>
          <w:color w:val="00B050"/>
          <w:sz w:val="24"/>
          <w:szCs w:val="24"/>
          <w:lang w:eastAsia="es-AR"/>
        </w:rPr>
      </w:pPr>
      <w:r w:rsidRPr="0017266F">
        <w:rPr>
          <w:sz w:val="24"/>
          <w:szCs w:val="24"/>
          <w:lang w:eastAsia="es-AR"/>
        </w:rPr>
        <w:t xml:space="preserve">Formular e implementar el Plan de </w:t>
      </w:r>
      <w:r w:rsidR="00C729D2">
        <w:rPr>
          <w:sz w:val="24"/>
          <w:szCs w:val="24"/>
          <w:lang w:eastAsia="es-AR"/>
        </w:rPr>
        <w:t>Gestión</w:t>
      </w:r>
      <w:r w:rsidRPr="0017266F">
        <w:rPr>
          <w:sz w:val="24"/>
          <w:szCs w:val="24"/>
          <w:lang w:eastAsia="es-AR"/>
        </w:rPr>
        <w:t xml:space="preserve"> Integral de Residuos Sólidos – P</w:t>
      </w:r>
      <w:r w:rsidR="000E57B1">
        <w:rPr>
          <w:sz w:val="24"/>
          <w:szCs w:val="24"/>
          <w:lang w:eastAsia="es-AR"/>
        </w:rPr>
        <w:t>G</w:t>
      </w:r>
      <w:r w:rsidRPr="0017266F">
        <w:rPr>
          <w:sz w:val="24"/>
          <w:szCs w:val="24"/>
          <w:lang w:eastAsia="es-AR"/>
        </w:rPr>
        <w:t xml:space="preserve">IRS, en </w:t>
      </w:r>
      <w:r w:rsidR="00CD47D5" w:rsidRPr="00FE6122">
        <w:rPr>
          <w:szCs w:val="20"/>
        </w:rPr>
        <w:t>INGENIERÍA Y SERVICIOS DE COLOMBIA D&amp;R SAS</w:t>
      </w:r>
      <w:r w:rsidRPr="0017266F">
        <w:rPr>
          <w:sz w:val="24"/>
          <w:szCs w:val="24"/>
          <w:lang w:eastAsia="es-AR"/>
        </w:rPr>
        <w:t>, sede Barrancabermeja en el</w:t>
      </w:r>
      <w:r w:rsidRPr="0017266F">
        <w:rPr>
          <w:color w:val="00FF00"/>
          <w:sz w:val="24"/>
          <w:szCs w:val="24"/>
          <w:lang w:eastAsia="es-AR"/>
        </w:rPr>
        <w:t xml:space="preserve"> </w:t>
      </w:r>
      <w:r w:rsidRPr="0017266F">
        <w:rPr>
          <w:sz w:val="24"/>
          <w:szCs w:val="24"/>
          <w:lang w:eastAsia="es-AR"/>
        </w:rPr>
        <w:t xml:space="preserve">Departamento de Santander de acuerdo con la normatividad vigente </w:t>
      </w:r>
      <w:r w:rsidRPr="0017266F">
        <w:rPr>
          <w:sz w:val="24"/>
          <w:szCs w:val="24"/>
        </w:rPr>
        <w:t>y los compromisos ambientales de la organización.</w:t>
      </w:r>
    </w:p>
    <w:p w14:paraId="6B1C1C3A" w14:textId="7CB5B51D" w:rsidR="005A0926" w:rsidRPr="0017266F" w:rsidRDefault="005A0926" w:rsidP="00A941D9">
      <w:pPr>
        <w:pStyle w:val="Ttulo2"/>
      </w:pPr>
      <w:bookmarkStart w:id="3" w:name="_Toc457198595"/>
      <w:bookmarkStart w:id="4" w:name="_Toc53825681"/>
      <w:r w:rsidRPr="0017266F">
        <w:t>OBJETIVOS ESPECÍFICOS</w:t>
      </w:r>
      <w:bookmarkEnd w:id="3"/>
      <w:bookmarkEnd w:id="4"/>
    </w:p>
    <w:p w14:paraId="3073D5B5" w14:textId="71801189" w:rsidR="005A0926" w:rsidRPr="0017266F" w:rsidRDefault="005A0926" w:rsidP="00A941D9">
      <w:pPr>
        <w:pStyle w:val="ECONORMAL"/>
        <w:numPr>
          <w:ilvl w:val="0"/>
          <w:numId w:val="1"/>
        </w:numPr>
        <w:rPr>
          <w:sz w:val="24"/>
          <w:szCs w:val="24"/>
          <w:lang w:eastAsia="es-AR"/>
        </w:rPr>
      </w:pPr>
      <w:r w:rsidRPr="0017266F">
        <w:rPr>
          <w:sz w:val="24"/>
          <w:szCs w:val="24"/>
          <w:lang w:eastAsia="es-AR"/>
        </w:rPr>
        <w:t xml:space="preserve">Actualizar el diagnóstico de la generación y manejo actual de los residuos sólidos generados en las instalaciones de </w:t>
      </w:r>
      <w:r w:rsidR="00CD47D5" w:rsidRPr="00FE6122">
        <w:rPr>
          <w:szCs w:val="20"/>
        </w:rPr>
        <w:t>INGENIERÍA Y SERVICIOS DE COLOMBIA D&amp;R SAS</w:t>
      </w:r>
      <w:r w:rsidRPr="0017266F">
        <w:rPr>
          <w:sz w:val="24"/>
          <w:szCs w:val="24"/>
          <w:lang w:eastAsia="es-AR"/>
        </w:rPr>
        <w:t xml:space="preserve">.  </w:t>
      </w:r>
    </w:p>
    <w:p w14:paraId="66DA4550" w14:textId="77777777" w:rsidR="005A0926" w:rsidRPr="0017266F" w:rsidRDefault="005A0926" w:rsidP="00A941D9">
      <w:pPr>
        <w:pStyle w:val="ECONORMAL"/>
        <w:ind w:left="720"/>
        <w:rPr>
          <w:sz w:val="24"/>
          <w:szCs w:val="24"/>
          <w:lang w:eastAsia="es-AR"/>
        </w:rPr>
      </w:pPr>
    </w:p>
    <w:p w14:paraId="5EA1EF9E" w14:textId="77777777" w:rsidR="005A0926" w:rsidRPr="0017266F" w:rsidRDefault="005A0926" w:rsidP="00A941D9">
      <w:pPr>
        <w:pStyle w:val="ECONORMAL"/>
        <w:numPr>
          <w:ilvl w:val="0"/>
          <w:numId w:val="1"/>
        </w:numPr>
        <w:rPr>
          <w:sz w:val="24"/>
          <w:szCs w:val="24"/>
          <w:lang w:eastAsia="es-AR"/>
        </w:rPr>
      </w:pPr>
      <w:r w:rsidRPr="0017266F">
        <w:rPr>
          <w:sz w:val="24"/>
          <w:szCs w:val="24"/>
          <w:lang w:eastAsia="es-AR"/>
        </w:rPr>
        <w:t>Identificar y caracterizar los residuos sólidos generados en el desarrollo de las actividades de la empresa.</w:t>
      </w:r>
    </w:p>
    <w:p w14:paraId="05726D46" w14:textId="77777777" w:rsidR="005A0926" w:rsidRPr="0017266F" w:rsidRDefault="005A0926" w:rsidP="00A941D9">
      <w:pPr>
        <w:pStyle w:val="ECONORMAL"/>
        <w:rPr>
          <w:sz w:val="24"/>
          <w:szCs w:val="24"/>
          <w:lang w:eastAsia="es-AR"/>
        </w:rPr>
      </w:pPr>
    </w:p>
    <w:p w14:paraId="11D6C6FD" w14:textId="478D7CC3" w:rsidR="005A0926" w:rsidRPr="0017266F" w:rsidRDefault="005A0926" w:rsidP="00A941D9">
      <w:pPr>
        <w:pStyle w:val="ECONORMAL"/>
        <w:numPr>
          <w:ilvl w:val="0"/>
          <w:numId w:val="1"/>
        </w:numPr>
        <w:rPr>
          <w:sz w:val="24"/>
          <w:szCs w:val="24"/>
          <w:lang w:eastAsia="es-AR"/>
        </w:rPr>
      </w:pPr>
      <w:r w:rsidRPr="0017266F">
        <w:rPr>
          <w:sz w:val="24"/>
          <w:szCs w:val="24"/>
          <w:lang w:eastAsia="es-AR"/>
        </w:rPr>
        <w:t>Generar estrategias en la organización con el propósito de minimizar la generación de residuos sólidos con alternativas que permitan mejorar</w:t>
      </w:r>
      <w:r w:rsidRPr="0017266F">
        <w:rPr>
          <w:color w:val="00B050"/>
          <w:sz w:val="24"/>
          <w:szCs w:val="24"/>
          <w:lang w:eastAsia="es-AR"/>
        </w:rPr>
        <w:t xml:space="preserve"> </w:t>
      </w:r>
      <w:r w:rsidRPr="0017266F">
        <w:rPr>
          <w:sz w:val="24"/>
          <w:szCs w:val="24"/>
          <w:lang w:eastAsia="es-AR"/>
        </w:rPr>
        <w:t xml:space="preserve">las condiciones de separación en la fuente, aprovechamiento, almacenamiento temporal y disposición final de los residuos sólidos generados en las actividades desarrolladas por </w:t>
      </w:r>
      <w:r w:rsidR="00CD47D5" w:rsidRPr="00FE6122">
        <w:rPr>
          <w:szCs w:val="20"/>
        </w:rPr>
        <w:t>INGENIERÍA Y SERVICIOS DE COLOMBIA D&amp;R SAS</w:t>
      </w:r>
      <w:r w:rsidRPr="0017266F">
        <w:rPr>
          <w:sz w:val="24"/>
          <w:szCs w:val="24"/>
          <w:lang w:eastAsia="es-AR"/>
        </w:rPr>
        <w:t xml:space="preserve">. </w:t>
      </w:r>
    </w:p>
    <w:p w14:paraId="779C7FFE" w14:textId="77777777" w:rsidR="005A0926" w:rsidRPr="0017266F" w:rsidRDefault="005A0926" w:rsidP="00A941D9">
      <w:pPr>
        <w:pStyle w:val="ECONORMAL"/>
        <w:rPr>
          <w:sz w:val="24"/>
          <w:szCs w:val="24"/>
          <w:lang w:eastAsia="es-AR"/>
        </w:rPr>
      </w:pPr>
    </w:p>
    <w:p w14:paraId="0A706D75" w14:textId="777808E3" w:rsidR="005A0926" w:rsidRPr="002C26FB" w:rsidRDefault="005A0926" w:rsidP="008400D7">
      <w:pPr>
        <w:pStyle w:val="ECONORMAL"/>
        <w:numPr>
          <w:ilvl w:val="0"/>
          <w:numId w:val="1"/>
        </w:numPr>
        <w:rPr>
          <w:sz w:val="24"/>
          <w:szCs w:val="24"/>
          <w:lang w:eastAsia="es-AR"/>
        </w:rPr>
      </w:pPr>
      <w:r w:rsidRPr="00CD47D5">
        <w:rPr>
          <w:sz w:val="24"/>
          <w:szCs w:val="24"/>
          <w:lang w:eastAsia="es-AR"/>
        </w:rPr>
        <w:t xml:space="preserve">Establecer acciones preventivas, correctivas y de mejora continua para el </w:t>
      </w:r>
      <w:r w:rsidR="008400D7">
        <w:rPr>
          <w:sz w:val="24"/>
          <w:szCs w:val="24"/>
          <w:lang w:eastAsia="es-AR"/>
        </w:rPr>
        <w:t>P</w:t>
      </w:r>
      <w:r w:rsidRPr="00CD47D5">
        <w:rPr>
          <w:sz w:val="24"/>
          <w:szCs w:val="24"/>
          <w:lang w:eastAsia="es-AR"/>
        </w:rPr>
        <w:t xml:space="preserve">lan de </w:t>
      </w:r>
      <w:r w:rsidR="00C729D2">
        <w:rPr>
          <w:sz w:val="24"/>
          <w:szCs w:val="24"/>
          <w:lang w:eastAsia="es-AR"/>
        </w:rPr>
        <w:t>Gestión</w:t>
      </w:r>
      <w:r w:rsidRPr="00CD47D5">
        <w:rPr>
          <w:sz w:val="24"/>
          <w:szCs w:val="24"/>
          <w:lang w:eastAsia="es-AR"/>
        </w:rPr>
        <w:t xml:space="preserve"> </w:t>
      </w:r>
      <w:r w:rsidR="008400D7">
        <w:rPr>
          <w:sz w:val="24"/>
          <w:szCs w:val="24"/>
          <w:lang w:eastAsia="es-AR"/>
        </w:rPr>
        <w:t>I</w:t>
      </w:r>
      <w:r w:rsidRPr="00CD47D5">
        <w:rPr>
          <w:sz w:val="24"/>
          <w:szCs w:val="24"/>
          <w:lang w:eastAsia="es-AR"/>
        </w:rPr>
        <w:t xml:space="preserve">ntegral de </w:t>
      </w:r>
      <w:r w:rsidR="008400D7">
        <w:rPr>
          <w:sz w:val="24"/>
          <w:szCs w:val="24"/>
          <w:lang w:eastAsia="es-AR"/>
        </w:rPr>
        <w:t>R</w:t>
      </w:r>
      <w:r w:rsidRPr="00CD47D5">
        <w:rPr>
          <w:sz w:val="24"/>
          <w:szCs w:val="24"/>
          <w:lang w:eastAsia="es-AR"/>
        </w:rPr>
        <w:t xml:space="preserve">esiduos </w:t>
      </w:r>
      <w:r w:rsidR="008400D7">
        <w:rPr>
          <w:sz w:val="24"/>
          <w:szCs w:val="24"/>
          <w:lang w:eastAsia="es-AR"/>
        </w:rPr>
        <w:t>S</w:t>
      </w:r>
      <w:r w:rsidRPr="00CD47D5">
        <w:rPr>
          <w:sz w:val="24"/>
          <w:szCs w:val="24"/>
          <w:lang w:eastAsia="es-AR"/>
        </w:rPr>
        <w:t xml:space="preserve">ólidos – </w:t>
      </w:r>
      <w:r w:rsidR="000E57B1" w:rsidRPr="0017266F">
        <w:rPr>
          <w:sz w:val="24"/>
          <w:szCs w:val="24"/>
          <w:lang w:eastAsia="es-AR"/>
        </w:rPr>
        <w:t>P</w:t>
      </w:r>
      <w:r w:rsidR="000E57B1">
        <w:rPr>
          <w:sz w:val="24"/>
          <w:szCs w:val="24"/>
          <w:lang w:eastAsia="es-AR"/>
        </w:rPr>
        <w:t>G</w:t>
      </w:r>
      <w:r w:rsidR="000E57B1" w:rsidRPr="0017266F">
        <w:rPr>
          <w:sz w:val="24"/>
          <w:szCs w:val="24"/>
          <w:lang w:eastAsia="es-AR"/>
        </w:rPr>
        <w:t>IRS</w:t>
      </w:r>
      <w:r w:rsidR="008400D7">
        <w:rPr>
          <w:sz w:val="24"/>
          <w:szCs w:val="24"/>
          <w:lang w:eastAsia="es-AR"/>
        </w:rPr>
        <w:t xml:space="preserve"> en</w:t>
      </w:r>
      <w:r w:rsidRPr="00CD47D5">
        <w:rPr>
          <w:sz w:val="24"/>
          <w:szCs w:val="24"/>
          <w:lang w:eastAsia="es-AR"/>
        </w:rPr>
        <w:t xml:space="preserve"> </w:t>
      </w:r>
      <w:r w:rsidR="00CD47D5" w:rsidRPr="00FE6122">
        <w:rPr>
          <w:szCs w:val="20"/>
        </w:rPr>
        <w:t>INGENIERÍA Y SERVICIOS DE COLOMBIA D&amp;R SAS</w:t>
      </w:r>
    </w:p>
    <w:p w14:paraId="071F14EF" w14:textId="77777777" w:rsidR="002C26FB" w:rsidRDefault="002C26FB" w:rsidP="002C26FB">
      <w:pPr>
        <w:pStyle w:val="Prrafodelista"/>
        <w:rPr>
          <w:lang w:eastAsia="es-AR"/>
        </w:rPr>
      </w:pPr>
    </w:p>
    <w:p w14:paraId="1A0720DC" w14:textId="77777777" w:rsidR="002C26FB" w:rsidRPr="00CD47D5" w:rsidRDefault="002C26FB" w:rsidP="002C26FB">
      <w:pPr>
        <w:pStyle w:val="ECONORMAL"/>
        <w:ind w:left="720"/>
        <w:rPr>
          <w:sz w:val="24"/>
          <w:szCs w:val="24"/>
          <w:lang w:eastAsia="es-AR"/>
        </w:rPr>
      </w:pPr>
    </w:p>
    <w:p w14:paraId="1BDADACE" w14:textId="59386B05" w:rsidR="00A941D9" w:rsidRPr="0017266F" w:rsidRDefault="005A0926" w:rsidP="0079075E">
      <w:pPr>
        <w:pStyle w:val="ECONORMAL"/>
        <w:numPr>
          <w:ilvl w:val="0"/>
          <w:numId w:val="1"/>
        </w:numPr>
        <w:ind w:left="714" w:hanging="357"/>
      </w:pPr>
      <w:r w:rsidRPr="008400D7">
        <w:rPr>
          <w:sz w:val="24"/>
          <w:szCs w:val="24"/>
          <w:lang w:eastAsia="es-AR"/>
        </w:rPr>
        <w:t xml:space="preserve">Determinar las medidas de control y verificación para la ejecución y actualizaciones requeridas del </w:t>
      </w:r>
      <w:r w:rsidR="008400D7">
        <w:rPr>
          <w:sz w:val="24"/>
          <w:szCs w:val="24"/>
          <w:lang w:eastAsia="es-AR"/>
        </w:rPr>
        <w:t>P</w:t>
      </w:r>
      <w:r w:rsidR="008400D7" w:rsidRPr="00CD47D5">
        <w:rPr>
          <w:sz w:val="24"/>
          <w:szCs w:val="24"/>
          <w:lang w:eastAsia="es-AR"/>
        </w:rPr>
        <w:t xml:space="preserve">lan de </w:t>
      </w:r>
      <w:r w:rsidR="00C729D2">
        <w:rPr>
          <w:sz w:val="24"/>
          <w:szCs w:val="24"/>
          <w:lang w:eastAsia="es-AR"/>
        </w:rPr>
        <w:t>Gestión</w:t>
      </w:r>
      <w:r w:rsidR="008400D7" w:rsidRPr="00CD47D5">
        <w:rPr>
          <w:sz w:val="24"/>
          <w:szCs w:val="24"/>
          <w:lang w:eastAsia="es-AR"/>
        </w:rPr>
        <w:t xml:space="preserve"> </w:t>
      </w:r>
      <w:r w:rsidR="008400D7">
        <w:rPr>
          <w:sz w:val="24"/>
          <w:szCs w:val="24"/>
          <w:lang w:eastAsia="es-AR"/>
        </w:rPr>
        <w:t>I</w:t>
      </w:r>
      <w:r w:rsidR="008400D7" w:rsidRPr="00CD47D5">
        <w:rPr>
          <w:sz w:val="24"/>
          <w:szCs w:val="24"/>
          <w:lang w:eastAsia="es-AR"/>
        </w:rPr>
        <w:t xml:space="preserve">ntegral de </w:t>
      </w:r>
      <w:r w:rsidR="008400D7">
        <w:rPr>
          <w:sz w:val="24"/>
          <w:szCs w:val="24"/>
          <w:lang w:eastAsia="es-AR"/>
        </w:rPr>
        <w:t>R</w:t>
      </w:r>
      <w:r w:rsidR="008400D7" w:rsidRPr="00CD47D5">
        <w:rPr>
          <w:sz w:val="24"/>
          <w:szCs w:val="24"/>
          <w:lang w:eastAsia="es-AR"/>
        </w:rPr>
        <w:t xml:space="preserve">esiduos </w:t>
      </w:r>
      <w:r w:rsidR="008400D7">
        <w:rPr>
          <w:sz w:val="24"/>
          <w:szCs w:val="24"/>
          <w:lang w:eastAsia="es-AR"/>
        </w:rPr>
        <w:t>S</w:t>
      </w:r>
      <w:r w:rsidR="008400D7" w:rsidRPr="00CD47D5">
        <w:rPr>
          <w:sz w:val="24"/>
          <w:szCs w:val="24"/>
          <w:lang w:eastAsia="es-AR"/>
        </w:rPr>
        <w:t xml:space="preserve">ólidos – </w:t>
      </w:r>
      <w:r w:rsidR="000E57B1" w:rsidRPr="0017266F">
        <w:rPr>
          <w:sz w:val="24"/>
          <w:szCs w:val="24"/>
          <w:lang w:eastAsia="es-AR"/>
        </w:rPr>
        <w:t>P</w:t>
      </w:r>
      <w:r w:rsidR="000E57B1">
        <w:rPr>
          <w:sz w:val="24"/>
          <w:szCs w:val="24"/>
          <w:lang w:eastAsia="es-AR"/>
        </w:rPr>
        <w:t>G</w:t>
      </w:r>
      <w:r w:rsidR="000E57B1" w:rsidRPr="0017266F">
        <w:rPr>
          <w:sz w:val="24"/>
          <w:szCs w:val="24"/>
          <w:lang w:eastAsia="es-AR"/>
        </w:rPr>
        <w:t>IRS</w:t>
      </w:r>
      <w:r w:rsidR="008400D7">
        <w:rPr>
          <w:sz w:val="24"/>
          <w:szCs w:val="24"/>
          <w:lang w:eastAsia="es-AR"/>
        </w:rPr>
        <w:t>.</w:t>
      </w:r>
    </w:p>
    <w:p w14:paraId="7AE6A21A" w14:textId="4F849F96" w:rsidR="005A0926" w:rsidRPr="0017266F" w:rsidRDefault="005A0926" w:rsidP="00637C64">
      <w:pPr>
        <w:pStyle w:val="Ttulo1"/>
        <w:numPr>
          <w:ilvl w:val="0"/>
          <w:numId w:val="12"/>
        </w:numPr>
      </w:pPr>
      <w:bookmarkStart w:id="5" w:name="_Toc53825682"/>
      <w:r w:rsidRPr="0017266F">
        <w:t>ALCANCE</w:t>
      </w:r>
      <w:bookmarkEnd w:id="5"/>
    </w:p>
    <w:bookmarkEnd w:id="1"/>
    <w:p w14:paraId="4F16DD51" w14:textId="01BAC14C" w:rsidR="001249A0" w:rsidRPr="0017266F" w:rsidRDefault="00B270F6" w:rsidP="00A941D9">
      <w:pPr>
        <w:pStyle w:val="ECONORMAL"/>
      </w:pPr>
      <w:r w:rsidRPr="0017266F">
        <w:t xml:space="preserve">El </w:t>
      </w:r>
      <w:bookmarkStart w:id="6" w:name="_Hlk53642421"/>
      <w:r w:rsidR="002C26FB">
        <w:t>Plan de</w:t>
      </w:r>
      <w:r w:rsidR="008C3F58">
        <w:t xml:space="preserve"> </w:t>
      </w:r>
      <w:r w:rsidR="00C729D2">
        <w:rPr>
          <w:sz w:val="24"/>
          <w:szCs w:val="24"/>
          <w:lang w:eastAsia="es-AR"/>
        </w:rPr>
        <w:t>Gestión</w:t>
      </w:r>
      <w:r w:rsidR="008C3F58">
        <w:t xml:space="preserve"> Integral de </w:t>
      </w:r>
      <w:r w:rsidR="00DA45EF">
        <w:t>Residuos</w:t>
      </w:r>
      <w:r w:rsidR="008C3F58">
        <w:t xml:space="preserve"> </w:t>
      </w:r>
      <w:r w:rsidR="00C729D2">
        <w:t>Sólidos</w:t>
      </w:r>
      <w:r w:rsidR="008C3F58">
        <w:t xml:space="preserve"> – </w:t>
      </w:r>
      <w:bookmarkEnd w:id="6"/>
      <w:r w:rsidR="00C729D2" w:rsidRPr="0017266F">
        <w:rPr>
          <w:sz w:val="24"/>
          <w:szCs w:val="24"/>
          <w:lang w:eastAsia="es-AR"/>
        </w:rPr>
        <w:t>P</w:t>
      </w:r>
      <w:r w:rsidR="00C729D2">
        <w:rPr>
          <w:sz w:val="24"/>
          <w:szCs w:val="24"/>
          <w:lang w:eastAsia="es-AR"/>
        </w:rPr>
        <w:t>G</w:t>
      </w:r>
      <w:r w:rsidR="00C729D2" w:rsidRPr="0017266F">
        <w:rPr>
          <w:sz w:val="24"/>
          <w:szCs w:val="24"/>
          <w:lang w:eastAsia="es-AR"/>
        </w:rPr>
        <w:t>IRS</w:t>
      </w:r>
      <w:r w:rsidR="008C3F58">
        <w:t xml:space="preserve"> de I</w:t>
      </w:r>
      <w:r w:rsidR="000D69C9" w:rsidRPr="00FE6122">
        <w:rPr>
          <w:szCs w:val="20"/>
        </w:rPr>
        <w:t>NGENIERÍA Y SERVICIOS DE COLOMBIA D&amp;R SAS</w:t>
      </w:r>
      <w:r w:rsidRPr="0017266F">
        <w:t>.  Aplica a</w:t>
      </w:r>
      <w:r w:rsidR="00A86CFD" w:rsidRPr="0017266F">
        <w:t>l personal y</w:t>
      </w:r>
      <w:r w:rsidRPr="0017266F">
        <w:t xml:space="preserve"> contratistas de</w:t>
      </w:r>
      <w:r w:rsidR="007A1B3E" w:rsidRPr="0017266F">
        <w:t xml:space="preserve"> sus</w:t>
      </w:r>
      <w:r w:rsidRPr="0017266F">
        <w:t xml:space="preserve"> oficinas en Barrancabermeja </w:t>
      </w:r>
      <w:r w:rsidR="00A86CFD" w:rsidRPr="0017266F">
        <w:t xml:space="preserve">y de estricto cumplimiento en todos </w:t>
      </w:r>
      <w:r w:rsidR="00DA45EF" w:rsidRPr="0017266F">
        <w:t>los</w:t>
      </w:r>
      <w:r w:rsidR="00A86CFD" w:rsidRPr="0017266F">
        <w:t xml:space="preserve"> procesos, actividades y/o servicios que son desarrollados por </w:t>
      </w:r>
      <w:r w:rsidR="000D69C9" w:rsidRPr="00FE6122">
        <w:rPr>
          <w:szCs w:val="20"/>
        </w:rPr>
        <w:t>INGENIERÍA Y SERVICIOS DE COLOMBIA D&amp;R SAS</w:t>
      </w:r>
      <w:r w:rsidR="00A86CFD" w:rsidRPr="0017266F">
        <w:t xml:space="preserve"> y que generan o pueden generar algún tipo de residuos </w:t>
      </w:r>
      <w:r w:rsidR="00771F76" w:rsidRPr="0017266F">
        <w:t>sólidos durante</w:t>
      </w:r>
      <w:r w:rsidR="00A86CFD" w:rsidRPr="0017266F">
        <w:t xml:space="preserve"> su ejecución. </w:t>
      </w:r>
    </w:p>
    <w:p w14:paraId="4461F712" w14:textId="77777777" w:rsidR="00B270F6" w:rsidRPr="0017266F" w:rsidRDefault="00B270F6" w:rsidP="00A941D9">
      <w:pPr>
        <w:pStyle w:val="ECONORMAL"/>
        <w:rPr>
          <w:b/>
          <w:sz w:val="24"/>
          <w:szCs w:val="24"/>
        </w:rPr>
      </w:pPr>
    </w:p>
    <w:p w14:paraId="19F663D3" w14:textId="77C141EA" w:rsidR="00727943" w:rsidRPr="0017266F" w:rsidRDefault="001249A0" w:rsidP="00A941D9">
      <w:pPr>
        <w:pStyle w:val="Ttulo1"/>
        <w:numPr>
          <w:ilvl w:val="0"/>
          <w:numId w:val="12"/>
        </w:numPr>
      </w:pPr>
      <w:bookmarkStart w:id="7" w:name="_Toc53825683"/>
      <w:r w:rsidRPr="0017266F">
        <w:t>GLOSARIO</w:t>
      </w:r>
      <w:bookmarkEnd w:id="7"/>
    </w:p>
    <w:p w14:paraId="194FD8B4" w14:textId="77777777" w:rsidR="001249A0" w:rsidRPr="0017266F" w:rsidRDefault="001249A0" w:rsidP="00A941D9">
      <w:pPr>
        <w:pStyle w:val="ECONORMAL"/>
        <w:contextualSpacing/>
        <w:mirrorIndents/>
        <w:rPr>
          <w:rFonts w:eastAsia="SimSun"/>
          <w:sz w:val="24"/>
          <w:szCs w:val="24"/>
        </w:rPr>
      </w:pPr>
      <w:r w:rsidRPr="0017266F">
        <w:rPr>
          <w:b/>
          <w:bCs/>
          <w:sz w:val="24"/>
          <w:szCs w:val="24"/>
        </w:rPr>
        <w:t>ALMACENAMIENTO</w:t>
      </w:r>
      <w:r w:rsidRPr="0017266F">
        <w:rPr>
          <w:rFonts w:eastAsia="SimSun"/>
          <w:b/>
          <w:bCs/>
          <w:sz w:val="24"/>
          <w:szCs w:val="24"/>
        </w:rPr>
        <w:t xml:space="preserve"> DE RESIDUOS SÓLIDOS:</w:t>
      </w:r>
      <w:r w:rsidRPr="0017266F">
        <w:rPr>
          <w:rFonts w:eastAsia="SimSun"/>
          <w:sz w:val="24"/>
          <w:szCs w:val="24"/>
        </w:rPr>
        <w:t xml:space="preserve"> es la acción del usuario de guardar temporalmente los residuos sólidos en depósitos, recipientes o cajas de almacenamiento, retornables o desechables, para su recolección por la persona prestadora con fines de aprovechamiento o de disposición final.</w:t>
      </w:r>
    </w:p>
    <w:p w14:paraId="273933B4" w14:textId="77777777" w:rsidR="001249A0" w:rsidRPr="0017266F" w:rsidRDefault="001249A0" w:rsidP="00A941D9">
      <w:pPr>
        <w:pStyle w:val="ECONORMAL"/>
        <w:contextualSpacing/>
        <w:mirrorIndents/>
        <w:rPr>
          <w:rFonts w:eastAsia="SimSun"/>
          <w:sz w:val="24"/>
          <w:szCs w:val="24"/>
        </w:rPr>
      </w:pPr>
    </w:p>
    <w:p w14:paraId="588150B6" w14:textId="77777777" w:rsidR="001249A0" w:rsidRPr="0017266F" w:rsidRDefault="001249A0" w:rsidP="00A941D9">
      <w:pPr>
        <w:pStyle w:val="ECONORMAL"/>
        <w:contextualSpacing/>
        <w:mirrorIndents/>
        <w:rPr>
          <w:rFonts w:eastAsia="SimSun"/>
          <w:sz w:val="24"/>
          <w:szCs w:val="24"/>
        </w:rPr>
      </w:pPr>
      <w:bookmarkStart w:id="8" w:name="_Toc455038832"/>
      <w:bookmarkStart w:id="9" w:name="_Toc457198599"/>
      <w:r w:rsidRPr="0017266F">
        <w:rPr>
          <w:rFonts w:eastAsia="SimSun"/>
          <w:b/>
          <w:bCs/>
          <w:sz w:val="24"/>
          <w:szCs w:val="24"/>
        </w:rPr>
        <w:t>APROVECHAMIENTO:</w:t>
      </w:r>
      <w:r w:rsidRPr="0017266F">
        <w:rPr>
          <w:rFonts w:eastAsia="SimSun"/>
          <w:sz w:val="24"/>
          <w:szCs w:val="24"/>
        </w:rPr>
        <w:t xml:space="preserve"> es la actividad complementaria del servicio público domiciliario de aseo que comprende la recolección de residuos aprovechables separados en la fuente por los usuarios, el transporte selectivo hasta la estación de clasificación y aprovechamiento o hasta la planta de aprovechamiento, así como su clasificación y pesaje.</w:t>
      </w:r>
      <w:bookmarkEnd w:id="8"/>
      <w:bookmarkEnd w:id="9"/>
    </w:p>
    <w:p w14:paraId="74024B87" w14:textId="77777777" w:rsidR="001249A0" w:rsidRPr="0017266F" w:rsidRDefault="001249A0" w:rsidP="00A941D9">
      <w:pPr>
        <w:pStyle w:val="ECONORMAL"/>
        <w:contextualSpacing/>
        <w:mirrorIndents/>
        <w:rPr>
          <w:rFonts w:eastAsia="SimSun"/>
          <w:sz w:val="24"/>
          <w:szCs w:val="24"/>
        </w:rPr>
      </w:pPr>
    </w:p>
    <w:p w14:paraId="17186C16" w14:textId="77777777" w:rsidR="001249A0" w:rsidRPr="0017266F" w:rsidRDefault="001249A0" w:rsidP="00A941D9">
      <w:pPr>
        <w:pStyle w:val="ECONORMAL"/>
        <w:contextualSpacing/>
        <w:mirrorIndents/>
        <w:rPr>
          <w:rFonts w:eastAsia="SimSun"/>
          <w:sz w:val="24"/>
          <w:szCs w:val="24"/>
        </w:rPr>
      </w:pPr>
      <w:r w:rsidRPr="0017266F">
        <w:rPr>
          <w:rFonts w:eastAsia="SimSun"/>
          <w:b/>
          <w:bCs/>
          <w:sz w:val="24"/>
          <w:szCs w:val="24"/>
        </w:rPr>
        <w:t>BIOSEGURIDAD:</w:t>
      </w:r>
      <w:r w:rsidRPr="0017266F">
        <w:rPr>
          <w:rFonts w:eastAsia="SimSun"/>
          <w:sz w:val="24"/>
          <w:szCs w:val="24"/>
        </w:rPr>
        <w:t xml:space="preserve"> prácticas que tienen por objeto eliminar o minimizar el factor de riesgo que pueda llegar a afectar la salud o la vida de las personas o pueda contaminar el ambiente.</w:t>
      </w:r>
    </w:p>
    <w:p w14:paraId="1EF74D27" w14:textId="77777777" w:rsidR="001249A0" w:rsidRPr="0017266F" w:rsidRDefault="001249A0" w:rsidP="00A941D9">
      <w:pPr>
        <w:pStyle w:val="ECONORMAL"/>
        <w:contextualSpacing/>
        <w:mirrorIndents/>
        <w:rPr>
          <w:rFonts w:eastAsia="SimSun"/>
          <w:sz w:val="24"/>
          <w:szCs w:val="24"/>
        </w:rPr>
      </w:pPr>
    </w:p>
    <w:p w14:paraId="10579DBF" w14:textId="77777777" w:rsidR="001249A0" w:rsidRPr="0017266F" w:rsidRDefault="001249A0" w:rsidP="00A941D9">
      <w:pPr>
        <w:pStyle w:val="ECONORMAL"/>
        <w:contextualSpacing/>
        <w:mirrorIndents/>
        <w:rPr>
          <w:sz w:val="24"/>
          <w:szCs w:val="24"/>
        </w:rPr>
      </w:pPr>
      <w:bookmarkStart w:id="10" w:name="_Toc430019281"/>
      <w:bookmarkStart w:id="11" w:name="_Toc430338025"/>
      <w:bookmarkStart w:id="12" w:name="_Toc455038834"/>
      <w:bookmarkStart w:id="13" w:name="_Toc457198601"/>
      <w:r w:rsidRPr="0017266F">
        <w:rPr>
          <w:b/>
          <w:bCs/>
          <w:sz w:val="24"/>
          <w:szCs w:val="24"/>
        </w:rPr>
        <w:t>CARACTERIZACIÓN DE LOS RESIDUOS:</w:t>
      </w:r>
      <w:r w:rsidRPr="0017266F">
        <w:rPr>
          <w:sz w:val="24"/>
          <w:szCs w:val="24"/>
        </w:rPr>
        <w:t xml:space="preserve"> determinación de las características cualitativas y cuantitativas de un residuo sólido, identificando contenidos y propiedades de interés con una finalidad específica.</w:t>
      </w:r>
      <w:bookmarkEnd w:id="10"/>
      <w:bookmarkEnd w:id="11"/>
      <w:bookmarkEnd w:id="12"/>
      <w:bookmarkEnd w:id="13"/>
    </w:p>
    <w:p w14:paraId="0C4B744B" w14:textId="77777777" w:rsidR="001249A0" w:rsidRPr="0017266F" w:rsidRDefault="001249A0" w:rsidP="00A941D9">
      <w:pPr>
        <w:pStyle w:val="ECONORMAL"/>
        <w:contextualSpacing/>
        <w:mirrorIndents/>
        <w:rPr>
          <w:sz w:val="24"/>
          <w:szCs w:val="24"/>
        </w:rPr>
      </w:pPr>
      <w:r w:rsidRPr="0017266F">
        <w:rPr>
          <w:sz w:val="24"/>
          <w:szCs w:val="24"/>
        </w:rPr>
        <w:t xml:space="preserve"> </w:t>
      </w:r>
    </w:p>
    <w:p w14:paraId="45B914CC" w14:textId="77777777" w:rsidR="001249A0" w:rsidRPr="0017266F" w:rsidRDefault="001249A0" w:rsidP="00A941D9">
      <w:pPr>
        <w:pStyle w:val="ECONORMAL"/>
        <w:contextualSpacing/>
        <w:mirrorIndents/>
        <w:rPr>
          <w:sz w:val="24"/>
          <w:szCs w:val="24"/>
        </w:rPr>
      </w:pPr>
      <w:r w:rsidRPr="0017266F">
        <w:rPr>
          <w:b/>
          <w:bCs/>
          <w:sz w:val="24"/>
          <w:szCs w:val="24"/>
        </w:rPr>
        <w:t>CLASIFICACIÓN:</w:t>
      </w:r>
      <w:r w:rsidRPr="0017266F">
        <w:rPr>
          <w:sz w:val="24"/>
          <w:szCs w:val="24"/>
        </w:rPr>
        <w:t xml:space="preserve"> acción de separar el material recuperado de acuerdo con las normas técnicas y exigencias del mercado. Exige esta labor experiencia y calificación.</w:t>
      </w:r>
    </w:p>
    <w:p w14:paraId="685FAEBF" w14:textId="77777777" w:rsidR="001249A0" w:rsidRPr="0017266F" w:rsidRDefault="001249A0" w:rsidP="00A941D9">
      <w:pPr>
        <w:pStyle w:val="ECONORMAL"/>
        <w:contextualSpacing/>
        <w:mirrorIndents/>
        <w:rPr>
          <w:sz w:val="24"/>
          <w:szCs w:val="24"/>
        </w:rPr>
      </w:pPr>
      <w:r w:rsidRPr="0017266F">
        <w:rPr>
          <w:sz w:val="24"/>
          <w:szCs w:val="24"/>
        </w:rPr>
        <w:t xml:space="preserve"> </w:t>
      </w:r>
    </w:p>
    <w:p w14:paraId="39BFD105" w14:textId="77777777" w:rsidR="001249A0" w:rsidRPr="0017266F" w:rsidRDefault="001249A0" w:rsidP="00A941D9">
      <w:pPr>
        <w:pStyle w:val="ECONORMAL"/>
        <w:contextualSpacing/>
        <w:mirrorIndents/>
        <w:rPr>
          <w:sz w:val="24"/>
          <w:szCs w:val="24"/>
        </w:rPr>
      </w:pPr>
      <w:bookmarkStart w:id="14" w:name="_Toc430338027"/>
      <w:bookmarkStart w:id="15" w:name="_Toc455038836"/>
      <w:bookmarkStart w:id="16" w:name="_Toc457198603"/>
      <w:r w:rsidRPr="0017266F">
        <w:rPr>
          <w:b/>
          <w:bCs/>
          <w:sz w:val="24"/>
          <w:szCs w:val="24"/>
        </w:rPr>
        <w:t>CONTAMINANTE:</w:t>
      </w:r>
      <w:r w:rsidRPr="0017266F">
        <w:rPr>
          <w:sz w:val="24"/>
          <w:szCs w:val="24"/>
        </w:rPr>
        <w:t xml:space="preserve"> toda materia o energía en cualquiera de sus estados físicos o formas, que al incorporarse o actuar en la atmósfera, agua, suelo, flora o fauna, o cualquier elemento ambiental, altere o modifique su composición natural y degrade su calidad.</w:t>
      </w:r>
      <w:bookmarkEnd w:id="14"/>
      <w:bookmarkEnd w:id="15"/>
      <w:bookmarkEnd w:id="16"/>
    </w:p>
    <w:p w14:paraId="0EC27B6B" w14:textId="77777777" w:rsidR="001249A0" w:rsidRPr="0017266F" w:rsidRDefault="001249A0" w:rsidP="00A941D9">
      <w:pPr>
        <w:pStyle w:val="ECONORMAL"/>
        <w:contextualSpacing/>
        <w:mirrorIndents/>
        <w:rPr>
          <w:sz w:val="24"/>
          <w:szCs w:val="24"/>
        </w:rPr>
      </w:pPr>
    </w:p>
    <w:p w14:paraId="5605801A" w14:textId="77777777" w:rsidR="001249A0" w:rsidRPr="0017266F" w:rsidRDefault="001249A0" w:rsidP="00A941D9">
      <w:pPr>
        <w:pStyle w:val="ECONORMAL"/>
        <w:contextualSpacing/>
        <w:mirrorIndents/>
        <w:rPr>
          <w:sz w:val="24"/>
          <w:szCs w:val="24"/>
        </w:rPr>
      </w:pPr>
      <w:bookmarkStart w:id="17" w:name="_Toc430338028"/>
      <w:bookmarkStart w:id="18" w:name="_Toc455038837"/>
      <w:bookmarkStart w:id="19" w:name="_Toc457198604"/>
      <w:r w:rsidRPr="0017266F">
        <w:rPr>
          <w:b/>
          <w:bCs/>
          <w:sz w:val="24"/>
          <w:szCs w:val="24"/>
        </w:rPr>
        <w:t>CUANTIFICACIÓN:</w:t>
      </w:r>
      <w:r w:rsidRPr="0017266F">
        <w:rPr>
          <w:sz w:val="24"/>
          <w:szCs w:val="24"/>
        </w:rPr>
        <w:t xml:space="preserve"> proceso mediante el cual se determina la proporción de cada uno de los componentes contenidos en los residuos sólidos.</w:t>
      </w:r>
      <w:bookmarkEnd w:id="17"/>
      <w:bookmarkEnd w:id="18"/>
      <w:bookmarkEnd w:id="19"/>
    </w:p>
    <w:p w14:paraId="2C10432F" w14:textId="77777777" w:rsidR="001249A0" w:rsidRPr="0017266F" w:rsidRDefault="001249A0" w:rsidP="006018DB">
      <w:pPr>
        <w:pStyle w:val="ECONORMAL"/>
        <w:spacing w:line="276" w:lineRule="auto"/>
        <w:contextualSpacing/>
        <w:mirrorIndents/>
        <w:rPr>
          <w:b/>
          <w:bCs/>
          <w:sz w:val="24"/>
          <w:szCs w:val="24"/>
        </w:rPr>
      </w:pPr>
    </w:p>
    <w:p w14:paraId="06EE1E78" w14:textId="77777777" w:rsidR="001249A0" w:rsidRPr="0017266F" w:rsidRDefault="001249A0" w:rsidP="00A941D9">
      <w:pPr>
        <w:pStyle w:val="ECONORMAL"/>
        <w:contextualSpacing/>
        <w:mirrorIndents/>
        <w:rPr>
          <w:sz w:val="24"/>
          <w:szCs w:val="24"/>
        </w:rPr>
      </w:pPr>
      <w:bookmarkStart w:id="20" w:name="_Toc430338029"/>
      <w:bookmarkStart w:id="21" w:name="_Toc455038838"/>
      <w:bookmarkStart w:id="22" w:name="_Toc457198605"/>
      <w:r w:rsidRPr="0017266F">
        <w:rPr>
          <w:b/>
          <w:bCs/>
          <w:sz w:val="24"/>
          <w:szCs w:val="24"/>
        </w:rPr>
        <w:t>DESECHO:</w:t>
      </w:r>
      <w:r w:rsidRPr="0017266F">
        <w:rPr>
          <w:sz w:val="24"/>
          <w:szCs w:val="24"/>
        </w:rPr>
        <w:t xml:space="preserve"> término general para residuos sólidos excluyendo residuos de comida y cenizas sacados de viviendas, establecimientos comerciales e instituciones.</w:t>
      </w:r>
      <w:bookmarkEnd w:id="20"/>
      <w:bookmarkEnd w:id="21"/>
      <w:bookmarkEnd w:id="22"/>
    </w:p>
    <w:p w14:paraId="7813A480" w14:textId="77777777" w:rsidR="001249A0" w:rsidRPr="0017266F" w:rsidRDefault="001249A0" w:rsidP="00A941D9">
      <w:pPr>
        <w:pStyle w:val="ECONORMAL"/>
        <w:contextualSpacing/>
        <w:mirrorIndents/>
        <w:rPr>
          <w:rFonts w:eastAsia="SimSun"/>
          <w:sz w:val="24"/>
          <w:szCs w:val="24"/>
        </w:rPr>
      </w:pPr>
    </w:p>
    <w:p w14:paraId="249ACA92" w14:textId="77777777" w:rsidR="001249A0" w:rsidRPr="0017266F" w:rsidRDefault="001249A0" w:rsidP="00A941D9">
      <w:pPr>
        <w:pStyle w:val="ECONORMAL"/>
        <w:contextualSpacing/>
        <w:mirrorIndents/>
        <w:rPr>
          <w:sz w:val="24"/>
          <w:szCs w:val="24"/>
        </w:rPr>
      </w:pPr>
      <w:bookmarkStart w:id="23" w:name="_Toc455038839"/>
      <w:bookmarkStart w:id="24" w:name="_Toc457198606"/>
      <w:r w:rsidRPr="0017266F">
        <w:rPr>
          <w:b/>
          <w:bCs/>
          <w:sz w:val="24"/>
          <w:szCs w:val="24"/>
        </w:rPr>
        <w:t>DISPOSICIÓN FINAL DE RESIDUOS SÓLIDOS PELIGROSOS:</w:t>
      </w:r>
      <w:r w:rsidRPr="0017266F">
        <w:rPr>
          <w:sz w:val="24"/>
          <w:szCs w:val="24"/>
        </w:rPr>
        <w:t xml:space="preserve"> actividad de incinerar en dispositivos especiales o depositar en rellenos de seguridad residuos peligrosos, de tal forma que no representen riesgo ni causen daño a la salud o al ambiente.</w:t>
      </w:r>
      <w:bookmarkEnd w:id="23"/>
      <w:bookmarkEnd w:id="24"/>
    </w:p>
    <w:p w14:paraId="615A177B" w14:textId="77777777" w:rsidR="001249A0" w:rsidRPr="0017266F" w:rsidRDefault="001249A0" w:rsidP="00A941D9">
      <w:pPr>
        <w:pStyle w:val="ECONORMAL"/>
        <w:contextualSpacing/>
        <w:mirrorIndents/>
        <w:rPr>
          <w:sz w:val="24"/>
          <w:szCs w:val="24"/>
        </w:rPr>
      </w:pPr>
    </w:p>
    <w:p w14:paraId="5843BEB8" w14:textId="77777777" w:rsidR="001249A0" w:rsidRPr="0017266F" w:rsidRDefault="001249A0" w:rsidP="00A941D9">
      <w:pPr>
        <w:pStyle w:val="ECONORMAL"/>
        <w:contextualSpacing/>
        <w:mirrorIndents/>
        <w:rPr>
          <w:sz w:val="24"/>
          <w:szCs w:val="24"/>
        </w:rPr>
      </w:pPr>
      <w:bookmarkStart w:id="25" w:name="_Toc455038840"/>
      <w:bookmarkStart w:id="26" w:name="_Toc457198607"/>
      <w:r w:rsidRPr="0017266F">
        <w:rPr>
          <w:b/>
          <w:bCs/>
          <w:sz w:val="24"/>
          <w:szCs w:val="24"/>
        </w:rPr>
        <w:t>DISPOSICIÓN FINAL DE RESIDUOS SÓLIDOS:</w:t>
      </w:r>
      <w:r w:rsidRPr="0017266F">
        <w:rPr>
          <w:sz w:val="24"/>
          <w:szCs w:val="24"/>
        </w:rPr>
        <w:t xml:space="preserve">  proceso de aislar y confinar los residuos sólidos en forma definitiva, efectuado por las personas prestadoras de servicios, disponiéndolos en lugares especialmente diseñados para recibirlos y eliminarlos, obviando su contaminación y favoreciendo la transformación biológica de los materiales fermentables, de modo que no representen daños o riesgos a la salud humana y al medio ambiente.</w:t>
      </w:r>
      <w:bookmarkEnd w:id="25"/>
      <w:bookmarkEnd w:id="26"/>
    </w:p>
    <w:p w14:paraId="39F88E68" w14:textId="77777777" w:rsidR="001249A0" w:rsidRPr="0017266F" w:rsidRDefault="001249A0" w:rsidP="00A941D9">
      <w:pPr>
        <w:pStyle w:val="ECONORMAL"/>
        <w:contextualSpacing/>
        <w:mirrorIndents/>
        <w:rPr>
          <w:sz w:val="24"/>
          <w:szCs w:val="24"/>
        </w:rPr>
      </w:pPr>
    </w:p>
    <w:p w14:paraId="0F7C0566" w14:textId="77777777" w:rsidR="001249A0" w:rsidRPr="0017266F" w:rsidRDefault="001249A0" w:rsidP="00A941D9">
      <w:pPr>
        <w:pStyle w:val="ECONORMAL"/>
        <w:contextualSpacing/>
        <w:mirrorIndents/>
        <w:rPr>
          <w:sz w:val="24"/>
          <w:szCs w:val="24"/>
        </w:rPr>
      </w:pPr>
      <w:bookmarkStart w:id="27" w:name="_Toc455038841"/>
      <w:bookmarkStart w:id="28" w:name="_Toc457198608"/>
      <w:r w:rsidRPr="0017266F">
        <w:rPr>
          <w:b/>
          <w:bCs/>
          <w:sz w:val="24"/>
          <w:szCs w:val="24"/>
        </w:rPr>
        <w:t>ENTIDAD PRESTADORA DEL SERVICIO PÚBLICO DOMICILIARIO DE ASEO:</w:t>
      </w:r>
      <w:r w:rsidRPr="0017266F">
        <w:rPr>
          <w:sz w:val="24"/>
          <w:szCs w:val="24"/>
        </w:rPr>
        <w:t xml:space="preserve"> persona natural o jurídica, pública, privada o mixta, encargada de todas, una o varias actividades de la prestación del servicio público domiciliario de aseo.</w:t>
      </w:r>
      <w:bookmarkEnd w:id="27"/>
      <w:bookmarkEnd w:id="28"/>
    </w:p>
    <w:p w14:paraId="23E7D6D3" w14:textId="77777777" w:rsidR="001249A0" w:rsidRPr="0017266F" w:rsidRDefault="001249A0" w:rsidP="00A941D9">
      <w:pPr>
        <w:pStyle w:val="ECONORMAL"/>
        <w:contextualSpacing/>
        <w:mirrorIndents/>
        <w:rPr>
          <w:b/>
          <w:bCs/>
          <w:sz w:val="24"/>
          <w:szCs w:val="24"/>
        </w:rPr>
      </w:pPr>
    </w:p>
    <w:p w14:paraId="10291C0C" w14:textId="77777777" w:rsidR="001249A0" w:rsidRPr="0017266F" w:rsidRDefault="001249A0" w:rsidP="00A941D9">
      <w:pPr>
        <w:pStyle w:val="ECONORMAL"/>
        <w:contextualSpacing/>
        <w:mirrorIndents/>
        <w:rPr>
          <w:rFonts w:eastAsia="SimSun"/>
          <w:sz w:val="24"/>
          <w:szCs w:val="24"/>
        </w:rPr>
      </w:pPr>
      <w:bookmarkStart w:id="29" w:name="_Toc455038842"/>
      <w:bookmarkStart w:id="30" w:name="_Toc457198609"/>
      <w:r w:rsidRPr="0017266F">
        <w:rPr>
          <w:b/>
          <w:bCs/>
          <w:sz w:val="24"/>
          <w:szCs w:val="24"/>
        </w:rPr>
        <w:t>GENERADOR O PRODUCTOR:</w:t>
      </w:r>
      <w:r w:rsidRPr="0017266F">
        <w:rPr>
          <w:rFonts w:eastAsia="SimSun"/>
          <w:sz w:val="24"/>
          <w:szCs w:val="24"/>
        </w:rPr>
        <w:t xml:space="preserve"> persona que produce y presenta sus residuos sólidos a persona prestadora del servicio público de aseo para su recolección y, por tanto, es usuario del servicio público de aseo.</w:t>
      </w:r>
      <w:bookmarkEnd w:id="29"/>
      <w:bookmarkEnd w:id="30"/>
    </w:p>
    <w:p w14:paraId="14259F1A" w14:textId="77777777" w:rsidR="001249A0" w:rsidRPr="0017266F" w:rsidRDefault="001249A0" w:rsidP="00A941D9">
      <w:pPr>
        <w:pStyle w:val="ECONORMAL"/>
        <w:contextualSpacing/>
        <w:mirrorIndents/>
        <w:rPr>
          <w:rFonts w:eastAsia="SimSun"/>
          <w:b/>
          <w:bCs/>
          <w:sz w:val="24"/>
          <w:szCs w:val="24"/>
        </w:rPr>
      </w:pPr>
    </w:p>
    <w:p w14:paraId="02555867" w14:textId="77777777" w:rsidR="001249A0" w:rsidRPr="0017266F" w:rsidRDefault="001249A0" w:rsidP="00A941D9">
      <w:pPr>
        <w:pStyle w:val="ECONORMAL"/>
        <w:contextualSpacing/>
        <w:mirrorIndents/>
        <w:rPr>
          <w:rFonts w:eastAsia="SimSun"/>
          <w:sz w:val="24"/>
          <w:szCs w:val="24"/>
        </w:rPr>
      </w:pPr>
      <w:bookmarkStart w:id="31" w:name="_Toc455038843"/>
      <w:bookmarkStart w:id="32" w:name="_Toc457198610"/>
      <w:r w:rsidRPr="0017266F">
        <w:rPr>
          <w:rFonts w:eastAsia="SimSun"/>
          <w:b/>
          <w:bCs/>
          <w:sz w:val="24"/>
          <w:szCs w:val="24"/>
        </w:rPr>
        <w:t>GESTIÓN INTEGRAL DE RESIDUOS SÓLIDOS:</w:t>
      </w:r>
      <w:r w:rsidRPr="0017266F">
        <w:rPr>
          <w:rFonts w:eastAsia="SimSun"/>
          <w:sz w:val="24"/>
          <w:szCs w:val="24"/>
        </w:rPr>
        <w:t xml:space="preserve"> es el conjunto de actividades encaminadas a reducir la generación de residuos, a realizar el aprovechamiento teniendo en cuenta sus características, volumen, procedencia, costos, tratamiento con fines de valorización energética, posibilidades de aprovechamiento y comercialización. También incluye el tratamiento y disposición final de los residuos no aprovechables.</w:t>
      </w:r>
      <w:bookmarkEnd w:id="31"/>
      <w:bookmarkEnd w:id="32"/>
    </w:p>
    <w:p w14:paraId="1F2D247D" w14:textId="77777777" w:rsidR="001249A0" w:rsidRPr="0017266F" w:rsidRDefault="001249A0" w:rsidP="00A941D9">
      <w:pPr>
        <w:pStyle w:val="ECONORMAL"/>
        <w:contextualSpacing/>
        <w:mirrorIndents/>
        <w:rPr>
          <w:rFonts w:eastAsia="SimSun"/>
          <w:sz w:val="24"/>
          <w:szCs w:val="24"/>
        </w:rPr>
      </w:pPr>
    </w:p>
    <w:p w14:paraId="21DD8450" w14:textId="77777777" w:rsidR="001249A0" w:rsidRPr="0017266F" w:rsidRDefault="001249A0" w:rsidP="00A941D9">
      <w:pPr>
        <w:pStyle w:val="ECONORMAL"/>
        <w:contextualSpacing/>
        <w:mirrorIndents/>
        <w:rPr>
          <w:rFonts w:eastAsia="SimSun"/>
          <w:sz w:val="24"/>
          <w:szCs w:val="24"/>
        </w:rPr>
      </w:pPr>
      <w:bookmarkStart w:id="33" w:name="_Toc455038844"/>
      <w:bookmarkStart w:id="34" w:name="_Toc457198611"/>
      <w:r w:rsidRPr="0017266F">
        <w:rPr>
          <w:rFonts w:eastAsia="SimSun"/>
          <w:b/>
          <w:bCs/>
          <w:sz w:val="24"/>
          <w:szCs w:val="24"/>
        </w:rPr>
        <w:t>LIXIVIADO:</w:t>
      </w:r>
      <w:r w:rsidRPr="0017266F">
        <w:rPr>
          <w:rFonts w:eastAsia="SimSun"/>
          <w:sz w:val="24"/>
          <w:szCs w:val="24"/>
        </w:rPr>
        <w:t xml:space="preserve"> es el líquido residual generado por la descomposición biológica de la parte orgánica o biodegradable de los residuos sólidos bajo condiciones aeróbicas anaeróbicas y/o como resultado de la percolación de agua a través de los residuos en proceso de degradación.</w:t>
      </w:r>
      <w:bookmarkEnd w:id="33"/>
      <w:bookmarkEnd w:id="34"/>
    </w:p>
    <w:p w14:paraId="4A29C4AF" w14:textId="77777777" w:rsidR="001249A0" w:rsidRPr="0017266F" w:rsidRDefault="001249A0" w:rsidP="00A941D9">
      <w:pPr>
        <w:pStyle w:val="ECONORMAL"/>
        <w:contextualSpacing/>
        <w:mirrorIndents/>
        <w:rPr>
          <w:rFonts w:eastAsia="SimSun"/>
          <w:sz w:val="24"/>
          <w:szCs w:val="24"/>
        </w:rPr>
      </w:pPr>
    </w:p>
    <w:p w14:paraId="3F6B3C53" w14:textId="77777777" w:rsidR="001249A0" w:rsidRPr="0017266F" w:rsidRDefault="001249A0" w:rsidP="00A941D9">
      <w:pPr>
        <w:pStyle w:val="ECONORMAL"/>
        <w:contextualSpacing/>
        <w:mirrorIndents/>
        <w:rPr>
          <w:sz w:val="24"/>
          <w:szCs w:val="24"/>
        </w:rPr>
      </w:pPr>
      <w:bookmarkStart w:id="35" w:name="_Toc455038845"/>
      <w:bookmarkStart w:id="36" w:name="_Toc457198612"/>
      <w:r w:rsidRPr="0017266F">
        <w:rPr>
          <w:b/>
          <w:bCs/>
          <w:sz w:val="24"/>
          <w:szCs w:val="24"/>
        </w:rPr>
        <w:t>MANEJO:</w:t>
      </w:r>
      <w:r w:rsidRPr="0017266F">
        <w:rPr>
          <w:sz w:val="24"/>
          <w:szCs w:val="24"/>
        </w:rPr>
        <w:t xml:space="preserve"> acciones relacionadas con la manipulación de los residuos durante las etapas de generación, recolección, transporte, recuperación y transformación de los residuos sólidos.</w:t>
      </w:r>
      <w:bookmarkEnd w:id="35"/>
      <w:bookmarkEnd w:id="36"/>
    </w:p>
    <w:p w14:paraId="0FF61253" w14:textId="77777777" w:rsidR="001249A0" w:rsidRPr="0017266F" w:rsidRDefault="001249A0" w:rsidP="00A941D9">
      <w:pPr>
        <w:pStyle w:val="ECONORMAL"/>
        <w:contextualSpacing/>
        <w:mirrorIndents/>
        <w:rPr>
          <w:sz w:val="24"/>
          <w:szCs w:val="24"/>
        </w:rPr>
      </w:pPr>
    </w:p>
    <w:p w14:paraId="6E29A948" w14:textId="77777777" w:rsidR="001249A0" w:rsidRPr="0017266F" w:rsidRDefault="001249A0" w:rsidP="00A941D9">
      <w:pPr>
        <w:pStyle w:val="ECONORMAL"/>
        <w:contextualSpacing/>
        <w:mirrorIndents/>
        <w:rPr>
          <w:rFonts w:eastAsia="SimSun"/>
          <w:sz w:val="24"/>
          <w:szCs w:val="24"/>
        </w:rPr>
      </w:pPr>
      <w:bookmarkStart w:id="37" w:name="_Toc455038846"/>
      <w:bookmarkStart w:id="38" w:name="_Toc457198613"/>
      <w:r w:rsidRPr="0017266F">
        <w:rPr>
          <w:rFonts w:eastAsia="SimSun"/>
          <w:b/>
          <w:bCs/>
          <w:sz w:val="24"/>
          <w:szCs w:val="24"/>
        </w:rPr>
        <w:t>PERSONA PRESTADORA DEL SERVICIO PÚBLICO DE ASEO:</w:t>
      </w:r>
      <w:r w:rsidRPr="0017266F">
        <w:rPr>
          <w:rFonts w:eastAsia="SimSun"/>
          <w:sz w:val="24"/>
          <w:szCs w:val="24"/>
        </w:rPr>
        <w:t xml:space="preserve">  es aquella encargada de varias actividades de la prestación del servicio público de aseo</w:t>
      </w:r>
      <w:bookmarkEnd w:id="37"/>
      <w:bookmarkEnd w:id="38"/>
      <w:r w:rsidRPr="0017266F">
        <w:rPr>
          <w:rFonts w:eastAsia="SimSun"/>
          <w:sz w:val="24"/>
          <w:szCs w:val="24"/>
        </w:rPr>
        <w:t>.</w:t>
      </w:r>
    </w:p>
    <w:p w14:paraId="4F5012A9" w14:textId="77777777" w:rsidR="001249A0" w:rsidRPr="0017266F" w:rsidRDefault="001249A0" w:rsidP="006018DB">
      <w:pPr>
        <w:pStyle w:val="ECONORMAL"/>
        <w:spacing w:line="276" w:lineRule="auto"/>
        <w:contextualSpacing/>
        <w:mirrorIndents/>
        <w:rPr>
          <w:rFonts w:eastAsia="SimSun"/>
          <w:sz w:val="24"/>
          <w:szCs w:val="24"/>
        </w:rPr>
      </w:pPr>
    </w:p>
    <w:p w14:paraId="4DE8BFA0" w14:textId="7DCF8021" w:rsidR="001249A0" w:rsidRPr="0017266F" w:rsidRDefault="001249A0" w:rsidP="00A941D9">
      <w:pPr>
        <w:pStyle w:val="ECONORMAL"/>
        <w:contextualSpacing/>
        <w:mirrorIndents/>
        <w:rPr>
          <w:rFonts w:eastAsia="SimSun"/>
          <w:sz w:val="24"/>
          <w:szCs w:val="24"/>
        </w:rPr>
      </w:pPr>
      <w:bookmarkStart w:id="39" w:name="_Toc455038847"/>
      <w:bookmarkStart w:id="40" w:name="_Toc457198614"/>
      <w:r w:rsidRPr="0017266F">
        <w:rPr>
          <w:rFonts w:eastAsia="SimSun"/>
          <w:b/>
          <w:bCs/>
          <w:sz w:val="24"/>
          <w:szCs w:val="24"/>
        </w:rPr>
        <w:t xml:space="preserve">PLAN DE </w:t>
      </w:r>
      <w:r w:rsidR="00D37F69" w:rsidRPr="00D37F69">
        <w:rPr>
          <w:b/>
          <w:sz w:val="24"/>
          <w:szCs w:val="24"/>
          <w:lang w:eastAsia="es-AR"/>
        </w:rPr>
        <w:t>GESTIÓN</w:t>
      </w:r>
      <w:r w:rsidRPr="0017266F">
        <w:rPr>
          <w:rFonts w:eastAsia="SimSun"/>
          <w:b/>
          <w:bCs/>
          <w:sz w:val="24"/>
          <w:szCs w:val="24"/>
        </w:rPr>
        <w:t xml:space="preserve"> INTEGRAL DE RESIDUOS SÓLIDOS (</w:t>
      </w:r>
      <w:r w:rsidR="00C729D2" w:rsidRPr="0017266F">
        <w:rPr>
          <w:sz w:val="24"/>
          <w:szCs w:val="24"/>
          <w:lang w:eastAsia="es-AR"/>
        </w:rPr>
        <w:t>P</w:t>
      </w:r>
      <w:r w:rsidR="00C729D2">
        <w:rPr>
          <w:sz w:val="24"/>
          <w:szCs w:val="24"/>
          <w:lang w:eastAsia="es-AR"/>
        </w:rPr>
        <w:t>G</w:t>
      </w:r>
      <w:r w:rsidR="00C729D2" w:rsidRPr="0017266F">
        <w:rPr>
          <w:sz w:val="24"/>
          <w:szCs w:val="24"/>
          <w:lang w:eastAsia="es-AR"/>
        </w:rPr>
        <w:t>IRS</w:t>
      </w:r>
      <w:r w:rsidRPr="0017266F">
        <w:rPr>
          <w:rFonts w:eastAsia="SimSun"/>
          <w:b/>
          <w:bCs/>
          <w:sz w:val="24"/>
          <w:szCs w:val="24"/>
        </w:rPr>
        <w:t>):</w:t>
      </w:r>
      <w:r w:rsidRPr="0017266F">
        <w:rPr>
          <w:rFonts w:eastAsia="SimSun"/>
          <w:sz w:val="24"/>
          <w:szCs w:val="24"/>
        </w:rPr>
        <w:t xml:space="preserve"> es el instrumento de planeación municipal o regional que contiene un conjunto ordenado de objetivos, metas, programas, proyectos, actividades y recursos definidos por uno o más entes territoriales para el manejo de los residuos sólidos, basado en la política de </w:t>
      </w:r>
      <w:r w:rsidR="00180049">
        <w:rPr>
          <w:rFonts w:eastAsia="SimSun"/>
          <w:sz w:val="24"/>
          <w:szCs w:val="24"/>
        </w:rPr>
        <w:t xml:space="preserve">Manejo </w:t>
      </w:r>
      <w:r w:rsidRPr="0017266F">
        <w:rPr>
          <w:rFonts w:eastAsia="SimSun"/>
          <w:sz w:val="24"/>
          <w:szCs w:val="24"/>
        </w:rPr>
        <w:t xml:space="preserve">integral de los mismos, el cual se ejecutará durante un período determinado, basándose en un diagnóstico inicial, en su proyección hacia el futuro y en un plan financiero viable que permita garantizar el mejoramiento continuo del </w:t>
      </w:r>
      <w:r w:rsidRPr="0017266F">
        <w:rPr>
          <w:rFonts w:eastAsia="SimSun"/>
          <w:sz w:val="24"/>
          <w:szCs w:val="24"/>
        </w:rPr>
        <w:lastRenderedPageBreak/>
        <w:t xml:space="preserve">manejo de residuos y la prestación del servicio de aseo a nivel municipal o regional, evaluado a través de la medición de resultados.  Corresponde a la entidad territorial la formulación, implementación, evaluación, seguimiento y control y actualización del </w:t>
      </w:r>
      <w:r w:rsidR="00C729D2" w:rsidRPr="0017266F">
        <w:rPr>
          <w:sz w:val="24"/>
          <w:szCs w:val="24"/>
          <w:lang w:eastAsia="es-AR"/>
        </w:rPr>
        <w:t>P</w:t>
      </w:r>
      <w:r w:rsidR="00C729D2">
        <w:rPr>
          <w:sz w:val="24"/>
          <w:szCs w:val="24"/>
          <w:lang w:eastAsia="es-AR"/>
        </w:rPr>
        <w:t>G</w:t>
      </w:r>
      <w:r w:rsidR="00C729D2" w:rsidRPr="0017266F">
        <w:rPr>
          <w:sz w:val="24"/>
          <w:szCs w:val="24"/>
          <w:lang w:eastAsia="es-AR"/>
        </w:rPr>
        <w:t>IRS</w:t>
      </w:r>
      <w:r w:rsidRPr="0017266F">
        <w:rPr>
          <w:rFonts w:eastAsia="SimSun"/>
          <w:sz w:val="24"/>
          <w:szCs w:val="24"/>
        </w:rPr>
        <w:t>.</w:t>
      </w:r>
      <w:bookmarkEnd w:id="39"/>
      <w:bookmarkEnd w:id="40"/>
    </w:p>
    <w:p w14:paraId="750C3BFB" w14:textId="77777777" w:rsidR="001249A0" w:rsidRPr="0017266F" w:rsidRDefault="001249A0" w:rsidP="00A941D9">
      <w:pPr>
        <w:pStyle w:val="ECONORMAL"/>
        <w:contextualSpacing/>
        <w:mirrorIndents/>
        <w:rPr>
          <w:rFonts w:eastAsia="SimSun"/>
          <w:sz w:val="24"/>
          <w:szCs w:val="24"/>
        </w:rPr>
      </w:pPr>
    </w:p>
    <w:p w14:paraId="71660ABC" w14:textId="77777777" w:rsidR="001249A0" w:rsidRPr="0017266F" w:rsidRDefault="001249A0" w:rsidP="00A941D9">
      <w:pPr>
        <w:pStyle w:val="ECONORMAL"/>
        <w:contextualSpacing/>
        <w:mirrorIndents/>
        <w:rPr>
          <w:rFonts w:eastAsia="SimSun"/>
          <w:sz w:val="24"/>
          <w:szCs w:val="24"/>
        </w:rPr>
      </w:pPr>
      <w:bookmarkStart w:id="41" w:name="_Toc455038848"/>
      <w:bookmarkStart w:id="42" w:name="_Toc457198615"/>
      <w:r w:rsidRPr="0017266F">
        <w:rPr>
          <w:rFonts w:eastAsia="SimSun"/>
          <w:b/>
          <w:bCs/>
          <w:sz w:val="24"/>
          <w:szCs w:val="24"/>
        </w:rPr>
        <w:t>PRESENTACIÓN DE LOS RESIDUOS SÓLIDOS:</w:t>
      </w:r>
      <w:r w:rsidRPr="0017266F">
        <w:rPr>
          <w:rFonts w:eastAsia="SimSun"/>
          <w:sz w:val="24"/>
          <w:szCs w:val="24"/>
        </w:rPr>
        <w:t xml:space="preserve"> es la actividad del usuario de colocar los residuos sólidos debidamente almacenados, para la recolección por parte de la persona prestadora del servicio público de aseo.  La presentación debe hacerse, en el lugar e infraestructura prevista para ello, bien sea en el área pública correspondiente o en el sitio de presentación conjunta en el caso de multiusuario y grandes productores.</w:t>
      </w:r>
      <w:bookmarkEnd w:id="41"/>
      <w:bookmarkEnd w:id="42"/>
    </w:p>
    <w:p w14:paraId="72B6C68E" w14:textId="77777777" w:rsidR="001249A0" w:rsidRPr="0017266F" w:rsidRDefault="001249A0" w:rsidP="00A941D9">
      <w:pPr>
        <w:pStyle w:val="ECONORMAL"/>
        <w:contextualSpacing/>
        <w:mirrorIndents/>
        <w:rPr>
          <w:rFonts w:eastAsia="SimSun"/>
          <w:sz w:val="24"/>
          <w:szCs w:val="24"/>
        </w:rPr>
      </w:pPr>
    </w:p>
    <w:p w14:paraId="68EC23F4" w14:textId="77777777" w:rsidR="001249A0" w:rsidRPr="0017266F" w:rsidRDefault="001249A0" w:rsidP="00A941D9">
      <w:pPr>
        <w:pStyle w:val="ECONORMAL"/>
        <w:contextualSpacing/>
        <w:mirrorIndents/>
        <w:rPr>
          <w:rFonts w:eastAsia="SimSun"/>
          <w:sz w:val="24"/>
          <w:szCs w:val="24"/>
        </w:rPr>
      </w:pPr>
      <w:bookmarkStart w:id="43" w:name="_Toc455038849"/>
      <w:bookmarkStart w:id="44" w:name="_Toc457198616"/>
      <w:r w:rsidRPr="0017266F">
        <w:rPr>
          <w:rFonts w:eastAsia="SimSun"/>
          <w:b/>
          <w:bCs/>
          <w:sz w:val="24"/>
          <w:szCs w:val="24"/>
        </w:rPr>
        <w:t>RELLENO SANITARIO:</w:t>
      </w:r>
      <w:r w:rsidRPr="0017266F">
        <w:rPr>
          <w:rFonts w:eastAsia="SimSun"/>
          <w:sz w:val="24"/>
          <w:szCs w:val="24"/>
        </w:rPr>
        <w:t xml:space="preserve"> lugar técnicamente diseñado para la disposición final controlada de los residuos sólidos, sin causar peligro, daño o riesgo a la salud pública, minimizando los impactos ambientales y utilizando principios de ingeniería.</w:t>
      </w:r>
      <w:bookmarkEnd w:id="43"/>
      <w:bookmarkEnd w:id="44"/>
      <w:r w:rsidRPr="0017266F">
        <w:rPr>
          <w:rFonts w:eastAsia="SimSun"/>
          <w:sz w:val="24"/>
          <w:szCs w:val="24"/>
        </w:rPr>
        <w:t xml:space="preserve"> </w:t>
      </w:r>
    </w:p>
    <w:p w14:paraId="462C36E9" w14:textId="77777777" w:rsidR="001249A0" w:rsidRPr="0017266F" w:rsidRDefault="001249A0" w:rsidP="006018DB">
      <w:pPr>
        <w:pStyle w:val="ECONORMAL"/>
        <w:spacing w:line="276" w:lineRule="auto"/>
        <w:contextualSpacing/>
        <w:mirrorIndents/>
        <w:rPr>
          <w:rFonts w:eastAsia="SimSun"/>
          <w:sz w:val="24"/>
          <w:szCs w:val="24"/>
        </w:rPr>
      </w:pPr>
      <w:bookmarkStart w:id="45" w:name="_Toc430019469"/>
      <w:bookmarkStart w:id="46" w:name="_Toc430239695"/>
      <w:bookmarkStart w:id="47" w:name="_Toc430338038"/>
      <w:bookmarkStart w:id="48" w:name="_Toc455038850"/>
      <w:bookmarkStart w:id="49" w:name="_Toc457198617"/>
      <w:r w:rsidRPr="0017266F">
        <w:rPr>
          <w:rFonts w:eastAsia="SimSun"/>
          <w:sz w:val="24"/>
          <w:szCs w:val="24"/>
        </w:rPr>
        <w:t>Confinación y aislamiento de los residuos sólidos en un área mínima, con compactación de residuos, cobertura diaria de los mismos, control de gases y lixiviados, y cobertura final.</w:t>
      </w:r>
      <w:bookmarkEnd w:id="45"/>
      <w:bookmarkEnd w:id="46"/>
      <w:bookmarkEnd w:id="47"/>
      <w:bookmarkEnd w:id="48"/>
      <w:bookmarkEnd w:id="49"/>
    </w:p>
    <w:p w14:paraId="2943585F" w14:textId="77777777" w:rsidR="001249A0" w:rsidRPr="0017266F" w:rsidRDefault="001249A0" w:rsidP="006018DB">
      <w:pPr>
        <w:pStyle w:val="ECONORMAL"/>
        <w:spacing w:line="276" w:lineRule="auto"/>
        <w:contextualSpacing/>
        <w:mirrorIndents/>
        <w:rPr>
          <w:rFonts w:eastAsia="SimSun"/>
          <w:b/>
          <w:bCs/>
          <w:sz w:val="24"/>
          <w:szCs w:val="24"/>
        </w:rPr>
      </w:pPr>
    </w:p>
    <w:p w14:paraId="17A1F22E" w14:textId="77777777" w:rsidR="001249A0" w:rsidRPr="0017266F" w:rsidRDefault="001249A0" w:rsidP="006018DB">
      <w:pPr>
        <w:pStyle w:val="ECONORMAL"/>
        <w:spacing w:line="276" w:lineRule="auto"/>
        <w:contextualSpacing/>
        <w:mirrorIndents/>
        <w:rPr>
          <w:rFonts w:eastAsia="SimSun"/>
          <w:sz w:val="24"/>
          <w:szCs w:val="24"/>
        </w:rPr>
      </w:pPr>
      <w:bookmarkStart w:id="50" w:name="_Toc455038851"/>
      <w:bookmarkStart w:id="51" w:name="_Toc457198618"/>
      <w:r w:rsidRPr="0017266F">
        <w:rPr>
          <w:rFonts w:eastAsia="SimSun"/>
          <w:b/>
          <w:bCs/>
          <w:sz w:val="24"/>
          <w:szCs w:val="24"/>
        </w:rPr>
        <w:t>RESIDUO SÓLIDO:</w:t>
      </w:r>
      <w:r w:rsidRPr="0017266F">
        <w:rPr>
          <w:rFonts w:eastAsia="SimSun"/>
          <w:sz w:val="24"/>
          <w:szCs w:val="24"/>
        </w:rPr>
        <w:t xml:space="preserve"> es cualquier objeto, material, sustancia o elemento principalmente sólido resultante del consumo o uso de un bien en actividades domésticas, industriales, comerciales, institucionales o de servicios, que el generador presenta para su recolección por parte de la persona prestadora del servicio público de aseo. Igualmente, se considera como residuo sólido, aquel proveniente del barrido y limpieza de áreas y vías públicas, corte de césped y poda de árboles. Los residuos sólidos que no tienen características de peligrosidad se dividen en aprovechables y no aprovechables.</w:t>
      </w:r>
      <w:bookmarkEnd w:id="50"/>
      <w:bookmarkEnd w:id="51"/>
    </w:p>
    <w:p w14:paraId="3AD494FF" w14:textId="77777777" w:rsidR="001249A0" w:rsidRPr="0017266F" w:rsidRDefault="001249A0" w:rsidP="006018DB">
      <w:pPr>
        <w:pStyle w:val="ECONORMAL"/>
        <w:spacing w:line="276" w:lineRule="auto"/>
        <w:contextualSpacing/>
        <w:mirrorIndents/>
        <w:rPr>
          <w:rFonts w:eastAsia="SimSun"/>
          <w:sz w:val="24"/>
          <w:szCs w:val="24"/>
        </w:rPr>
      </w:pPr>
    </w:p>
    <w:p w14:paraId="0864BCA7" w14:textId="77777777" w:rsidR="001249A0" w:rsidRPr="0017266F" w:rsidRDefault="001249A0" w:rsidP="006018DB">
      <w:pPr>
        <w:pStyle w:val="ECONORMAL"/>
        <w:spacing w:line="276" w:lineRule="auto"/>
        <w:contextualSpacing/>
        <w:mirrorIndents/>
        <w:rPr>
          <w:rFonts w:eastAsia="SimSun"/>
          <w:sz w:val="24"/>
          <w:szCs w:val="24"/>
        </w:rPr>
      </w:pPr>
      <w:bookmarkStart w:id="52" w:name="_Toc455038852"/>
      <w:bookmarkStart w:id="53" w:name="_Toc457198619"/>
      <w:r w:rsidRPr="0017266F">
        <w:rPr>
          <w:rFonts w:eastAsia="SimSun"/>
          <w:b/>
          <w:bCs/>
          <w:sz w:val="24"/>
          <w:szCs w:val="24"/>
        </w:rPr>
        <w:t>RESIDUO SÓLIDO APROVECHABLE:</w:t>
      </w:r>
      <w:r w:rsidRPr="0017266F">
        <w:rPr>
          <w:rFonts w:eastAsia="SimSun"/>
          <w:sz w:val="24"/>
          <w:szCs w:val="24"/>
        </w:rPr>
        <w:t xml:space="preserve"> es cualquier material, objeto, sustancia o elemento sólido que no tiene valor de uso para quien lo genere, pero que es susceptible de aprovechamiento para su reincorporación a un proceso productivo.</w:t>
      </w:r>
      <w:bookmarkEnd w:id="52"/>
      <w:bookmarkEnd w:id="53"/>
    </w:p>
    <w:p w14:paraId="1BA6071F" w14:textId="77777777" w:rsidR="001249A0" w:rsidRPr="0017266F" w:rsidRDefault="001249A0" w:rsidP="006018DB">
      <w:pPr>
        <w:pStyle w:val="ECONORMAL"/>
        <w:spacing w:line="276" w:lineRule="auto"/>
        <w:contextualSpacing/>
        <w:mirrorIndents/>
        <w:rPr>
          <w:rFonts w:eastAsia="SimSun"/>
          <w:sz w:val="24"/>
          <w:szCs w:val="24"/>
        </w:rPr>
      </w:pPr>
    </w:p>
    <w:p w14:paraId="4B6BE96E" w14:textId="77777777" w:rsidR="001249A0" w:rsidRPr="0017266F" w:rsidRDefault="001249A0" w:rsidP="00A941D9">
      <w:pPr>
        <w:pStyle w:val="ECONORMAL"/>
        <w:contextualSpacing/>
        <w:mirrorIndents/>
        <w:rPr>
          <w:rFonts w:eastAsia="SimSun"/>
          <w:sz w:val="24"/>
          <w:szCs w:val="24"/>
        </w:rPr>
      </w:pPr>
      <w:bookmarkStart w:id="54" w:name="_Toc455038853"/>
      <w:bookmarkStart w:id="55" w:name="_Toc457198620"/>
      <w:r w:rsidRPr="0017266F">
        <w:rPr>
          <w:rFonts w:eastAsia="SimSun"/>
          <w:b/>
          <w:bCs/>
          <w:sz w:val="24"/>
          <w:szCs w:val="24"/>
        </w:rPr>
        <w:t>RESIDUO SÓLIDO ESPECIAL:</w:t>
      </w:r>
      <w:r w:rsidRPr="0017266F">
        <w:rPr>
          <w:rFonts w:eastAsia="SimSun"/>
          <w:sz w:val="24"/>
          <w:szCs w:val="24"/>
        </w:rPr>
        <w:t xml:space="preserve"> es todo residuo sólido que, por su naturaleza, composición, tamaño, volumen y peso, necesidades de transporte, condiciones de almacenaje y compactación, no puede ser recolectado, manejado, tratado o dispuesto normalmente por la persona prestadora del servicio público de aseo.  El precio del servicio de recolección transporte y disposición de los mismos será pactado libremente entre la persona prestadora y el usuario, sin perjuicio de los que sean objeto de regulación del Sistema de Gestión </w:t>
      </w:r>
      <w:proofErr w:type="spellStart"/>
      <w:r w:rsidRPr="0017266F">
        <w:rPr>
          <w:rFonts w:eastAsia="SimSun"/>
          <w:sz w:val="24"/>
          <w:szCs w:val="24"/>
        </w:rPr>
        <w:t>Posconsumo</w:t>
      </w:r>
      <w:proofErr w:type="spellEnd"/>
      <w:r w:rsidRPr="0017266F">
        <w:rPr>
          <w:rFonts w:eastAsia="SimSun"/>
          <w:sz w:val="24"/>
          <w:szCs w:val="24"/>
        </w:rPr>
        <w:t>.</w:t>
      </w:r>
      <w:bookmarkEnd w:id="54"/>
      <w:bookmarkEnd w:id="55"/>
    </w:p>
    <w:p w14:paraId="05E71182" w14:textId="77777777" w:rsidR="001249A0" w:rsidRPr="0017266F" w:rsidRDefault="001249A0" w:rsidP="00A941D9">
      <w:pPr>
        <w:pStyle w:val="ECONORMAL"/>
        <w:contextualSpacing/>
        <w:mirrorIndents/>
        <w:rPr>
          <w:rFonts w:eastAsia="SimSun"/>
          <w:sz w:val="24"/>
          <w:szCs w:val="24"/>
        </w:rPr>
      </w:pPr>
    </w:p>
    <w:p w14:paraId="0C9754F6" w14:textId="77777777" w:rsidR="001249A0" w:rsidRPr="0017266F" w:rsidRDefault="001249A0" w:rsidP="00A941D9">
      <w:pPr>
        <w:pStyle w:val="ECONORMAL"/>
        <w:contextualSpacing/>
        <w:mirrorIndents/>
        <w:rPr>
          <w:sz w:val="24"/>
          <w:szCs w:val="24"/>
        </w:rPr>
      </w:pPr>
      <w:bookmarkStart w:id="56" w:name="_Toc455038854"/>
      <w:bookmarkStart w:id="57" w:name="_Toc457198621"/>
      <w:r w:rsidRPr="0017266F">
        <w:rPr>
          <w:b/>
          <w:bCs/>
          <w:sz w:val="24"/>
          <w:szCs w:val="24"/>
        </w:rPr>
        <w:lastRenderedPageBreak/>
        <w:t>RESIDUOS NO PELIGROSOS:</w:t>
      </w:r>
      <w:r w:rsidRPr="0017266F">
        <w:rPr>
          <w:sz w:val="24"/>
          <w:szCs w:val="24"/>
        </w:rPr>
        <w:t xml:space="preserve"> son aquellos producidos por el generador en cualquier lugar y en desarrollo de su actividad, que no presentan ningún riesgo para la salud humana y/o el medio ambiente.  Cualquier residuo hospitalario no peligroso sobre el que se presuma el haber sido mezclado con residuos peligrosos debe ser tratado como tal. </w:t>
      </w:r>
      <w:bookmarkStart w:id="58" w:name="_Toc455038855"/>
      <w:bookmarkStart w:id="59" w:name="_Toc457198622"/>
      <w:bookmarkEnd w:id="56"/>
      <w:bookmarkEnd w:id="57"/>
    </w:p>
    <w:p w14:paraId="24A325B4" w14:textId="77777777" w:rsidR="001249A0" w:rsidRPr="0017266F" w:rsidRDefault="001249A0" w:rsidP="00A941D9">
      <w:pPr>
        <w:pStyle w:val="ECONORMAL"/>
        <w:contextualSpacing/>
        <w:mirrorIndents/>
        <w:rPr>
          <w:sz w:val="24"/>
          <w:szCs w:val="24"/>
        </w:rPr>
      </w:pPr>
    </w:p>
    <w:p w14:paraId="21EA370B" w14:textId="77777777" w:rsidR="001249A0" w:rsidRPr="0017266F" w:rsidRDefault="001249A0" w:rsidP="00A941D9">
      <w:pPr>
        <w:pStyle w:val="ECONORMAL"/>
        <w:contextualSpacing/>
        <w:mirrorIndents/>
        <w:rPr>
          <w:bCs/>
          <w:sz w:val="24"/>
          <w:szCs w:val="24"/>
        </w:rPr>
      </w:pPr>
      <w:bookmarkStart w:id="60" w:name="_Hlk21609174"/>
      <w:r w:rsidRPr="0017266F">
        <w:rPr>
          <w:b/>
          <w:bCs/>
          <w:sz w:val="24"/>
          <w:szCs w:val="24"/>
        </w:rPr>
        <w:t>RESIDUOS PELIGROSOS:</w:t>
      </w:r>
      <w:r w:rsidRPr="0017266F">
        <w:rPr>
          <w:sz w:val="24"/>
          <w:szCs w:val="24"/>
        </w:rPr>
        <w:t xml:space="preserve"> son aquellos residuos producidos por el generador con alguna de las siguientes características: infecciosa, combustibles, inflamables, explosivas, reactivas, radiactivas, volátiles, corrosivas y/o tóxicas, que puedan causar daño a la salud humana y/o al medio ambiente.  Así mismo se considera peligrosos los envases, empaques y embalajes que hayan estado en contacto con ellos</w:t>
      </w:r>
      <w:bookmarkEnd w:id="58"/>
      <w:bookmarkEnd w:id="59"/>
      <w:r w:rsidRPr="0017266F">
        <w:rPr>
          <w:sz w:val="24"/>
          <w:szCs w:val="24"/>
        </w:rPr>
        <w:t xml:space="preserve"> y </w:t>
      </w:r>
      <w:r w:rsidRPr="0017266F">
        <w:rPr>
          <w:bCs/>
          <w:sz w:val="24"/>
          <w:szCs w:val="24"/>
        </w:rPr>
        <w:t xml:space="preserve">no podrán ser reutilizados. </w:t>
      </w:r>
    </w:p>
    <w:bookmarkEnd w:id="60"/>
    <w:p w14:paraId="314E73DE" w14:textId="77777777" w:rsidR="001249A0" w:rsidRPr="0017266F" w:rsidRDefault="001249A0" w:rsidP="00A941D9">
      <w:pPr>
        <w:pStyle w:val="ECONORMAL"/>
        <w:contextualSpacing/>
        <w:mirrorIndents/>
        <w:rPr>
          <w:sz w:val="24"/>
          <w:szCs w:val="24"/>
        </w:rPr>
      </w:pPr>
    </w:p>
    <w:p w14:paraId="29BFE171" w14:textId="77777777" w:rsidR="001249A0" w:rsidRPr="0017266F" w:rsidRDefault="001249A0" w:rsidP="00A941D9">
      <w:pPr>
        <w:pStyle w:val="ECONORMAL"/>
        <w:contextualSpacing/>
        <w:mirrorIndents/>
        <w:rPr>
          <w:rFonts w:eastAsia="SimSun"/>
          <w:sz w:val="24"/>
          <w:szCs w:val="24"/>
        </w:rPr>
      </w:pPr>
      <w:bookmarkStart w:id="61" w:name="_Toc455038856"/>
      <w:bookmarkStart w:id="62" w:name="_Toc457198623"/>
      <w:r w:rsidRPr="0017266F">
        <w:rPr>
          <w:rFonts w:eastAsia="SimSun"/>
          <w:b/>
          <w:bCs/>
          <w:sz w:val="24"/>
          <w:szCs w:val="24"/>
        </w:rPr>
        <w:t xml:space="preserve">RESIDUO SÓLIDO ORDINARIO: </w:t>
      </w:r>
      <w:r w:rsidRPr="0017266F">
        <w:rPr>
          <w:rFonts w:eastAsia="SimSun"/>
          <w:sz w:val="24"/>
          <w:szCs w:val="24"/>
        </w:rPr>
        <w:t>es todo residuo sólido de características no peligrosas que por su naturaleza, composición, tamaño, volumen y peso es recolectado, manejado, tratado o dispuesto normalmente por la persona prestadora del servicio público de aseo.  El precio del servicio de recolección transporte y disposición final de estos residuos se fija de acuerdo con la metodología adoptada por la Comisión de Regulación de Agua Potable y Saneamiento Básico.  Los residuos provenientes de las actividades de barrido y limpieza de vías y áreas públicas, corte de césped y poda de árboles ubicados en vías y áreas públicas serán considerados como residuos ordinarios para efectos tarifarios.</w:t>
      </w:r>
      <w:bookmarkEnd w:id="61"/>
      <w:bookmarkEnd w:id="62"/>
    </w:p>
    <w:p w14:paraId="41388511" w14:textId="77777777" w:rsidR="001249A0" w:rsidRPr="0017266F" w:rsidRDefault="001249A0" w:rsidP="00A941D9">
      <w:pPr>
        <w:pStyle w:val="ECONORMAL"/>
        <w:contextualSpacing/>
        <w:mirrorIndents/>
        <w:rPr>
          <w:rFonts w:eastAsia="SimSun"/>
          <w:sz w:val="24"/>
          <w:szCs w:val="24"/>
        </w:rPr>
      </w:pPr>
    </w:p>
    <w:p w14:paraId="3055AEED" w14:textId="379743A8" w:rsidR="001249A0" w:rsidRPr="0017266F" w:rsidRDefault="001249A0" w:rsidP="00A941D9">
      <w:pPr>
        <w:pStyle w:val="ECONORMAL"/>
        <w:contextualSpacing/>
        <w:mirrorIndents/>
        <w:rPr>
          <w:rFonts w:eastAsia="SimSun"/>
          <w:sz w:val="24"/>
          <w:szCs w:val="24"/>
        </w:rPr>
      </w:pPr>
      <w:bookmarkStart w:id="63" w:name="_Toc455038857"/>
      <w:bookmarkStart w:id="64" w:name="_Toc457198624"/>
      <w:r w:rsidRPr="0017266F">
        <w:rPr>
          <w:rFonts w:eastAsia="SimSun"/>
          <w:b/>
          <w:bCs/>
          <w:sz w:val="24"/>
          <w:szCs w:val="24"/>
        </w:rPr>
        <w:t>SEPARACIÓN EN LA FUENTE:</w:t>
      </w:r>
      <w:r w:rsidRPr="0017266F">
        <w:rPr>
          <w:rFonts w:eastAsia="SimSun"/>
          <w:sz w:val="24"/>
          <w:szCs w:val="24"/>
        </w:rPr>
        <w:t xml:space="preserve"> es la clasificación de los residuos sólidos, en aprovechables y no aprovechables por parte de los usuarios en el sitio donde se generan, de acuerdo con lo establecido en el </w:t>
      </w:r>
      <w:r w:rsidR="00C729D2" w:rsidRPr="0017266F">
        <w:rPr>
          <w:sz w:val="24"/>
          <w:szCs w:val="24"/>
          <w:lang w:eastAsia="es-AR"/>
        </w:rPr>
        <w:t>P</w:t>
      </w:r>
      <w:r w:rsidR="00C729D2">
        <w:rPr>
          <w:sz w:val="24"/>
          <w:szCs w:val="24"/>
          <w:lang w:eastAsia="es-AR"/>
        </w:rPr>
        <w:t>G</w:t>
      </w:r>
      <w:r w:rsidR="00C729D2" w:rsidRPr="0017266F">
        <w:rPr>
          <w:sz w:val="24"/>
          <w:szCs w:val="24"/>
          <w:lang w:eastAsia="es-AR"/>
        </w:rPr>
        <w:t>IRS</w:t>
      </w:r>
      <w:r w:rsidRPr="0017266F">
        <w:rPr>
          <w:rFonts w:eastAsia="SimSun"/>
          <w:sz w:val="24"/>
          <w:szCs w:val="24"/>
        </w:rPr>
        <w:t>, para ser presentados para su recolección y transporte a las estaciones de clasificación y aprovechamiento, o de disposición final de los mismos, según sea el caso.</w:t>
      </w:r>
      <w:bookmarkEnd w:id="63"/>
      <w:bookmarkEnd w:id="64"/>
    </w:p>
    <w:p w14:paraId="62247417" w14:textId="77777777" w:rsidR="001249A0" w:rsidRPr="0017266F" w:rsidRDefault="001249A0" w:rsidP="00A941D9">
      <w:pPr>
        <w:pStyle w:val="ECONORMAL"/>
        <w:contextualSpacing/>
        <w:mirrorIndents/>
        <w:rPr>
          <w:rFonts w:eastAsia="SimSun"/>
          <w:sz w:val="24"/>
          <w:szCs w:val="24"/>
        </w:rPr>
      </w:pPr>
    </w:p>
    <w:p w14:paraId="2B8686D3" w14:textId="77777777" w:rsidR="001249A0" w:rsidRPr="0017266F" w:rsidRDefault="001249A0" w:rsidP="00A941D9">
      <w:pPr>
        <w:pStyle w:val="ECONORMAL"/>
        <w:contextualSpacing/>
        <w:mirrorIndents/>
        <w:rPr>
          <w:sz w:val="24"/>
          <w:szCs w:val="24"/>
        </w:rPr>
      </w:pPr>
      <w:bookmarkStart w:id="65" w:name="_Toc430338042"/>
      <w:bookmarkStart w:id="66" w:name="_Toc455038858"/>
      <w:bookmarkStart w:id="67" w:name="_Toc457198625"/>
      <w:r w:rsidRPr="0017266F">
        <w:rPr>
          <w:b/>
          <w:bCs/>
          <w:sz w:val="24"/>
          <w:szCs w:val="24"/>
        </w:rPr>
        <w:t>SISTEMA:</w:t>
      </w:r>
      <w:r w:rsidRPr="0017266F">
        <w:rPr>
          <w:sz w:val="24"/>
          <w:szCs w:val="24"/>
        </w:rPr>
        <w:t xml:space="preserve"> conjunto coordinado de componentes y elementos que actúan articuladamente cumpliendo una función específica.</w:t>
      </w:r>
      <w:bookmarkEnd w:id="65"/>
      <w:bookmarkEnd w:id="66"/>
      <w:bookmarkEnd w:id="67"/>
    </w:p>
    <w:p w14:paraId="62EF18C7" w14:textId="77777777" w:rsidR="001249A0" w:rsidRPr="0017266F" w:rsidRDefault="001249A0" w:rsidP="00A941D9">
      <w:pPr>
        <w:pStyle w:val="ECONORMAL"/>
        <w:contextualSpacing/>
        <w:mirrorIndents/>
        <w:rPr>
          <w:sz w:val="24"/>
          <w:szCs w:val="24"/>
        </w:rPr>
      </w:pPr>
    </w:p>
    <w:p w14:paraId="1C2826D3" w14:textId="774B644C" w:rsidR="00FE02B2" w:rsidRDefault="001249A0" w:rsidP="00560DD9">
      <w:pPr>
        <w:pStyle w:val="ECONORMAL"/>
        <w:contextualSpacing/>
        <w:mirrorIndents/>
        <w:rPr>
          <w:sz w:val="24"/>
          <w:szCs w:val="24"/>
        </w:rPr>
      </w:pPr>
      <w:bookmarkStart w:id="68" w:name="_Toc430338043"/>
      <w:bookmarkStart w:id="69" w:name="_Toc455038859"/>
      <w:bookmarkStart w:id="70" w:name="_Toc457198626"/>
      <w:r w:rsidRPr="0017266F">
        <w:rPr>
          <w:b/>
          <w:bCs/>
          <w:sz w:val="24"/>
          <w:szCs w:val="24"/>
        </w:rPr>
        <w:t>TRATAMIENTO:</w:t>
      </w:r>
      <w:r w:rsidRPr="0017266F">
        <w:rPr>
          <w:sz w:val="24"/>
          <w:szCs w:val="24"/>
        </w:rPr>
        <w:t xml:space="preserve"> </w:t>
      </w:r>
      <w:bookmarkStart w:id="71" w:name="_Toc457198359"/>
      <w:bookmarkEnd w:id="68"/>
      <w:bookmarkEnd w:id="69"/>
      <w:bookmarkEnd w:id="70"/>
      <w:r w:rsidR="0022323F" w:rsidRPr="0017266F">
        <w:rPr>
          <w:sz w:val="24"/>
          <w:szCs w:val="24"/>
        </w:rPr>
        <w:t>Es el conjunto de operaciones, procesos o técnicas mediante los cuales se modifican las características de los residuos sólidos incrementando sus posibilidades de reutilización o para minimizar los impactos ambientales</w:t>
      </w:r>
      <w:r w:rsidR="00560DD9" w:rsidRPr="0017266F">
        <w:rPr>
          <w:sz w:val="24"/>
          <w:szCs w:val="24"/>
        </w:rPr>
        <w:t>.</w:t>
      </w:r>
      <w:bookmarkStart w:id="72" w:name="_Toc457198627"/>
      <w:bookmarkEnd w:id="71"/>
    </w:p>
    <w:p w14:paraId="2253A5D5" w14:textId="6288D22C" w:rsidR="0026100A" w:rsidRDefault="0026100A" w:rsidP="00560DD9">
      <w:pPr>
        <w:pStyle w:val="ECONORMAL"/>
        <w:contextualSpacing/>
        <w:mirrorIndents/>
        <w:rPr>
          <w:sz w:val="24"/>
          <w:szCs w:val="24"/>
        </w:rPr>
      </w:pPr>
    </w:p>
    <w:p w14:paraId="35F3C54C" w14:textId="77777777" w:rsidR="0026100A" w:rsidRPr="0017266F" w:rsidRDefault="0026100A" w:rsidP="00560DD9">
      <w:pPr>
        <w:pStyle w:val="ECONORMAL"/>
        <w:contextualSpacing/>
        <w:mirrorIndents/>
        <w:rPr>
          <w:sz w:val="24"/>
          <w:szCs w:val="24"/>
        </w:rPr>
      </w:pPr>
    </w:p>
    <w:p w14:paraId="05ED9998" w14:textId="55A82B37" w:rsidR="006018DB" w:rsidRPr="0017266F" w:rsidRDefault="001249A0" w:rsidP="00560DD9">
      <w:pPr>
        <w:pStyle w:val="Ttulo1"/>
        <w:numPr>
          <w:ilvl w:val="0"/>
          <w:numId w:val="12"/>
        </w:numPr>
      </w:pPr>
      <w:bookmarkStart w:id="73" w:name="_Toc53825684"/>
      <w:r w:rsidRPr="0017266F">
        <w:t>MARCO LEGAL</w:t>
      </w:r>
      <w:bookmarkEnd w:id="72"/>
      <w:bookmarkEnd w:id="73"/>
    </w:p>
    <w:p w14:paraId="27FAB557" w14:textId="1AD84D07" w:rsidR="001249A0" w:rsidRPr="0017266F" w:rsidRDefault="001249A0" w:rsidP="00560DD9">
      <w:pPr>
        <w:pStyle w:val="ECONORMAL"/>
        <w:rPr>
          <w:rFonts w:eastAsia="Times New Roman"/>
          <w:sz w:val="24"/>
          <w:szCs w:val="24"/>
        </w:rPr>
      </w:pPr>
      <w:r w:rsidRPr="0017266F">
        <w:rPr>
          <w:rFonts w:eastAsia="Times New Roman"/>
          <w:sz w:val="24"/>
          <w:szCs w:val="24"/>
        </w:rPr>
        <w:t xml:space="preserve">Con el objeto de orientar a la empresa en la formulación e implementación del </w:t>
      </w:r>
      <w:r w:rsidR="00A54B88" w:rsidRPr="00A54B88">
        <w:rPr>
          <w:rFonts w:eastAsia="Times New Roman"/>
          <w:sz w:val="24"/>
          <w:szCs w:val="24"/>
        </w:rPr>
        <w:t xml:space="preserve">Plan de </w:t>
      </w:r>
      <w:r w:rsidR="00C729D2">
        <w:rPr>
          <w:sz w:val="24"/>
          <w:szCs w:val="24"/>
          <w:lang w:eastAsia="es-AR"/>
        </w:rPr>
        <w:t>Gestión</w:t>
      </w:r>
      <w:r w:rsidR="00A54B88" w:rsidRPr="00A54B88">
        <w:rPr>
          <w:rFonts w:eastAsia="Times New Roman"/>
          <w:sz w:val="24"/>
          <w:szCs w:val="24"/>
        </w:rPr>
        <w:t xml:space="preserve"> Integral de Residuos Sólidos </w:t>
      </w:r>
      <w:r w:rsidRPr="0017266F">
        <w:rPr>
          <w:rFonts w:eastAsia="Times New Roman"/>
          <w:sz w:val="24"/>
          <w:szCs w:val="24"/>
        </w:rPr>
        <w:t>(</w:t>
      </w:r>
      <w:r w:rsidR="00C729D2" w:rsidRPr="0017266F">
        <w:rPr>
          <w:sz w:val="24"/>
          <w:szCs w:val="24"/>
          <w:lang w:eastAsia="es-AR"/>
        </w:rPr>
        <w:t>P</w:t>
      </w:r>
      <w:r w:rsidR="00C729D2">
        <w:rPr>
          <w:sz w:val="24"/>
          <w:szCs w:val="24"/>
          <w:lang w:eastAsia="es-AR"/>
        </w:rPr>
        <w:t>G</w:t>
      </w:r>
      <w:r w:rsidR="00C729D2" w:rsidRPr="0017266F">
        <w:rPr>
          <w:sz w:val="24"/>
          <w:szCs w:val="24"/>
          <w:lang w:eastAsia="es-AR"/>
        </w:rPr>
        <w:t>IRS</w:t>
      </w:r>
      <w:r w:rsidRPr="0017266F">
        <w:rPr>
          <w:rFonts w:eastAsia="Times New Roman"/>
          <w:sz w:val="24"/>
          <w:szCs w:val="24"/>
        </w:rPr>
        <w:t>), se presenta a continuación el Marco Legal vigente:</w:t>
      </w:r>
    </w:p>
    <w:p w14:paraId="580B82BA" w14:textId="77777777" w:rsidR="001249A0" w:rsidRPr="0017266F" w:rsidRDefault="001249A0" w:rsidP="00560DD9">
      <w:pPr>
        <w:pStyle w:val="ECONORMAL"/>
        <w:rPr>
          <w:rFonts w:eastAsia="Times New Roman"/>
          <w:sz w:val="24"/>
          <w:szCs w:val="24"/>
        </w:rPr>
      </w:pPr>
    </w:p>
    <w:p w14:paraId="4CA2F548" w14:textId="77777777" w:rsidR="001249A0" w:rsidRPr="0017266F" w:rsidRDefault="001249A0" w:rsidP="00560DD9">
      <w:pPr>
        <w:pStyle w:val="ECONORMAL"/>
        <w:numPr>
          <w:ilvl w:val="0"/>
          <w:numId w:val="2"/>
        </w:numPr>
        <w:ind w:left="284" w:hanging="284"/>
        <w:rPr>
          <w:rFonts w:eastAsia="Times New Roman"/>
          <w:sz w:val="24"/>
          <w:szCs w:val="24"/>
        </w:rPr>
      </w:pPr>
      <w:r w:rsidRPr="0017266F">
        <w:rPr>
          <w:rFonts w:eastAsia="Times New Roman"/>
          <w:sz w:val="24"/>
          <w:szCs w:val="24"/>
        </w:rPr>
        <w:t>Decreto 2891 del 2013, por el cual se reglamenta la prestación del servicio público de aseo.</w:t>
      </w:r>
    </w:p>
    <w:p w14:paraId="22A8B196" w14:textId="75AE60C7" w:rsidR="001249A0" w:rsidRPr="0017266F" w:rsidRDefault="001249A0" w:rsidP="006018DB">
      <w:pPr>
        <w:pStyle w:val="ECONORMAL"/>
        <w:numPr>
          <w:ilvl w:val="0"/>
          <w:numId w:val="2"/>
        </w:numPr>
        <w:spacing w:line="276" w:lineRule="auto"/>
        <w:ind w:left="284" w:hanging="284"/>
        <w:rPr>
          <w:rFonts w:eastAsia="Times New Roman"/>
          <w:sz w:val="24"/>
          <w:szCs w:val="24"/>
        </w:rPr>
      </w:pPr>
      <w:r w:rsidRPr="0017266F">
        <w:rPr>
          <w:rFonts w:eastAsia="Times New Roman"/>
          <w:sz w:val="24"/>
          <w:szCs w:val="24"/>
        </w:rPr>
        <w:t xml:space="preserve">Decreto 4741 de 2005, </w:t>
      </w:r>
      <w:r w:rsidRPr="0017266F">
        <w:rPr>
          <w:sz w:val="24"/>
          <w:szCs w:val="24"/>
        </w:rPr>
        <w:t>Por el cual se reglamenta parcialmente la prevención y manejo de los residuos o desechos peligrosos generados en el marco de la gestión integra</w:t>
      </w:r>
      <w:r w:rsidR="00180049">
        <w:rPr>
          <w:sz w:val="24"/>
          <w:szCs w:val="24"/>
        </w:rPr>
        <w:t>l</w:t>
      </w:r>
    </w:p>
    <w:p w14:paraId="3CB18695" w14:textId="77777777" w:rsidR="001249A0" w:rsidRPr="0017266F" w:rsidRDefault="001249A0" w:rsidP="006018DB">
      <w:pPr>
        <w:pStyle w:val="ECONORMAL"/>
        <w:numPr>
          <w:ilvl w:val="0"/>
          <w:numId w:val="2"/>
        </w:numPr>
        <w:spacing w:line="276" w:lineRule="auto"/>
        <w:ind w:left="284" w:hanging="284"/>
        <w:rPr>
          <w:rFonts w:eastAsia="Times New Roman"/>
          <w:sz w:val="24"/>
          <w:szCs w:val="24"/>
        </w:rPr>
      </w:pPr>
      <w:r w:rsidRPr="0017266F">
        <w:rPr>
          <w:sz w:val="24"/>
          <w:szCs w:val="24"/>
        </w:rPr>
        <w:t>Resolución 1362 del 2 de agosto de 2007, el MADS por el cual se establece los requisitos y procedimientos para el Registro de Generadores de Residuos o Desechos Peligrosos a que hacen referencia los artículos 27 y 28 del decreto 4741 de 2005.</w:t>
      </w:r>
    </w:p>
    <w:p w14:paraId="0184D9B9" w14:textId="77777777" w:rsidR="001249A0" w:rsidRPr="0017266F" w:rsidRDefault="001249A0" w:rsidP="006018DB">
      <w:pPr>
        <w:pStyle w:val="ECONORMAL"/>
        <w:numPr>
          <w:ilvl w:val="0"/>
          <w:numId w:val="2"/>
        </w:numPr>
        <w:spacing w:line="276" w:lineRule="auto"/>
        <w:ind w:left="284" w:hanging="284"/>
        <w:rPr>
          <w:rFonts w:eastAsia="Times New Roman"/>
          <w:sz w:val="24"/>
          <w:szCs w:val="24"/>
        </w:rPr>
      </w:pPr>
      <w:r w:rsidRPr="0017266F">
        <w:rPr>
          <w:sz w:val="24"/>
          <w:szCs w:val="24"/>
        </w:rPr>
        <w:t>Decreto 284 de 2018, Por el cual se adiciona al Decreto 1076 de 2015, Único Reglamentario del Sector Ambiente y Desarrollo Sostenible, en lo relacionado con la Gestión Integral de los Residuos de Aparatos Eléctricos y Electrónicos - RAEE Y se dictan otras disposiciones.</w:t>
      </w:r>
    </w:p>
    <w:p w14:paraId="60A14EA5" w14:textId="77777777" w:rsidR="001249A0" w:rsidRPr="0017266F" w:rsidRDefault="001249A0" w:rsidP="006018DB">
      <w:pPr>
        <w:pStyle w:val="ECONORMAL"/>
        <w:numPr>
          <w:ilvl w:val="0"/>
          <w:numId w:val="2"/>
        </w:numPr>
        <w:spacing w:line="276" w:lineRule="auto"/>
        <w:ind w:left="284" w:hanging="284"/>
        <w:rPr>
          <w:rFonts w:eastAsia="Times New Roman"/>
          <w:sz w:val="24"/>
          <w:szCs w:val="24"/>
        </w:rPr>
      </w:pPr>
      <w:r w:rsidRPr="0017266F">
        <w:rPr>
          <w:rFonts w:eastAsia="Times New Roman"/>
          <w:sz w:val="24"/>
          <w:szCs w:val="24"/>
        </w:rPr>
        <w:t>Decreto 1076 de 2015. Por medio del cual se expide el Decreto único reglamentario del sector ambiente y desarrollo sostenible.</w:t>
      </w:r>
    </w:p>
    <w:p w14:paraId="2752F1E0" w14:textId="77777777" w:rsidR="001249A0" w:rsidRPr="0017266F" w:rsidRDefault="001249A0" w:rsidP="006018DB">
      <w:pPr>
        <w:pStyle w:val="ECONORMAL"/>
        <w:numPr>
          <w:ilvl w:val="0"/>
          <w:numId w:val="2"/>
        </w:numPr>
        <w:spacing w:line="276" w:lineRule="auto"/>
        <w:ind w:left="284" w:hanging="284"/>
        <w:rPr>
          <w:rFonts w:eastAsia="Times New Roman"/>
          <w:sz w:val="24"/>
          <w:szCs w:val="24"/>
        </w:rPr>
      </w:pPr>
      <w:r w:rsidRPr="0017266F">
        <w:rPr>
          <w:rFonts w:eastAsia="Times New Roman"/>
          <w:sz w:val="24"/>
          <w:szCs w:val="24"/>
        </w:rPr>
        <w:t>Resolución No.1459 de 2005, expedida por el Ministerio de Ambiente, Vivienda y Desarrollo, por la cual se modifica la Resolución número 1096 de 2000 que adopta el Reglamento Técnico para el sector de Agua Potable y Saneamiento Básico – RAS.</w:t>
      </w:r>
    </w:p>
    <w:p w14:paraId="3415ECD3" w14:textId="350B1A85" w:rsidR="001249A0" w:rsidRPr="0017266F" w:rsidRDefault="001249A0" w:rsidP="006018DB">
      <w:pPr>
        <w:pStyle w:val="ECONORMAL"/>
        <w:numPr>
          <w:ilvl w:val="0"/>
          <w:numId w:val="2"/>
        </w:numPr>
        <w:spacing w:line="276" w:lineRule="auto"/>
        <w:ind w:left="284" w:hanging="284"/>
        <w:rPr>
          <w:rFonts w:eastAsia="Times New Roman"/>
          <w:sz w:val="24"/>
          <w:szCs w:val="24"/>
        </w:rPr>
      </w:pPr>
      <w:r w:rsidRPr="0017266F">
        <w:rPr>
          <w:rFonts w:eastAsia="Times New Roman"/>
          <w:sz w:val="24"/>
          <w:szCs w:val="24"/>
        </w:rPr>
        <w:t xml:space="preserve">Resolución 0754 del 2014, por la cual se adopta la Metodología para la formulación, implementación, evaluación, seguimiento, control y actualización de los Planes de </w:t>
      </w:r>
      <w:r w:rsidR="00C729D2">
        <w:rPr>
          <w:sz w:val="24"/>
          <w:szCs w:val="24"/>
          <w:lang w:eastAsia="es-AR"/>
        </w:rPr>
        <w:t>Gestión</w:t>
      </w:r>
      <w:r w:rsidRPr="0017266F">
        <w:rPr>
          <w:rFonts w:eastAsia="Times New Roman"/>
          <w:sz w:val="24"/>
          <w:szCs w:val="24"/>
        </w:rPr>
        <w:t xml:space="preserve"> Integral de Residuos Sólidos </w:t>
      </w:r>
      <w:r w:rsidR="00C729D2" w:rsidRPr="0017266F">
        <w:rPr>
          <w:sz w:val="24"/>
          <w:szCs w:val="24"/>
          <w:lang w:eastAsia="es-AR"/>
        </w:rPr>
        <w:t>P</w:t>
      </w:r>
      <w:r w:rsidR="00C729D2">
        <w:rPr>
          <w:sz w:val="24"/>
          <w:szCs w:val="24"/>
          <w:lang w:eastAsia="es-AR"/>
        </w:rPr>
        <w:t>G</w:t>
      </w:r>
      <w:r w:rsidR="00C729D2" w:rsidRPr="0017266F">
        <w:rPr>
          <w:sz w:val="24"/>
          <w:szCs w:val="24"/>
          <w:lang w:eastAsia="es-AR"/>
        </w:rPr>
        <w:t>IRS</w:t>
      </w:r>
      <w:r w:rsidRPr="0017266F">
        <w:rPr>
          <w:rFonts w:eastAsia="Times New Roman"/>
          <w:sz w:val="24"/>
          <w:szCs w:val="24"/>
        </w:rPr>
        <w:t>.</w:t>
      </w:r>
    </w:p>
    <w:p w14:paraId="7A080893" w14:textId="77777777" w:rsidR="00993AC0" w:rsidRPr="0017266F" w:rsidRDefault="001249A0" w:rsidP="006018DB">
      <w:pPr>
        <w:pStyle w:val="ECONORMAL"/>
        <w:numPr>
          <w:ilvl w:val="0"/>
          <w:numId w:val="2"/>
        </w:numPr>
        <w:spacing w:line="276" w:lineRule="auto"/>
        <w:ind w:left="284" w:hanging="284"/>
        <w:rPr>
          <w:rFonts w:eastAsia="Times New Roman"/>
          <w:sz w:val="24"/>
          <w:szCs w:val="24"/>
        </w:rPr>
      </w:pPr>
      <w:r w:rsidRPr="0017266F">
        <w:rPr>
          <w:rFonts w:eastAsia="Times New Roman"/>
          <w:sz w:val="24"/>
          <w:szCs w:val="24"/>
        </w:rPr>
        <w:t>Guía técnica colombiana 24. Brinda las pautas para realizar la separación de los materiales que constituyen los residuos no peligrosos en las diferentes fuentes de generación.</w:t>
      </w:r>
    </w:p>
    <w:p w14:paraId="58023483" w14:textId="06C621B6" w:rsidR="001249A0" w:rsidRPr="0017266F" w:rsidRDefault="001249A0" w:rsidP="006018DB">
      <w:pPr>
        <w:pStyle w:val="ECONORMAL"/>
        <w:numPr>
          <w:ilvl w:val="0"/>
          <w:numId w:val="2"/>
        </w:numPr>
        <w:spacing w:line="276" w:lineRule="auto"/>
        <w:ind w:left="284" w:hanging="284"/>
        <w:rPr>
          <w:rFonts w:eastAsia="Times New Roman"/>
          <w:sz w:val="24"/>
          <w:szCs w:val="24"/>
        </w:rPr>
      </w:pPr>
      <w:r w:rsidRPr="0017266F">
        <w:rPr>
          <w:rFonts w:eastAsia="Times New Roman"/>
          <w:sz w:val="24"/>
          <w:szCs w:val="24"/>
        </w:rPr>
        <w:t>Constitución política de Colombia, 1991.</w:t>
      </w:r>
    </w:p>
    <w:p w14:paraId="67A56A24" w14:textId="77777777" w:rsidR="001249A0" w:rsidRPr="0017266F" w:rsidRDefault="001249A0" w:rsidP="006018DB">
      <w:pPr>
        <w:pStyle w:val="ECONORMAL"/>
        <w:numPr>
          <w:ilvl w:val="0"/>
          <w:numId w:val="3"/>
        </w:numPr>
        <w:spacing w:line="276" w:lineRule="auto"/>
        <w:ind w:left="284" w:hanging="284"/>
        <w:rPr>
          <w:rFonts w:eastAsia="Times New Roman"/>
          <w:sz w:val="24"/>
          <w:szCs w:val="24"/>
        </w:rPr>
      </w:pPr>
      <w:r w:rsidRPr="0017266F">
        <w:rPr>
          <w:rFonts w:eastAsia="Times New Roman"/>
          <w:sz w:val="24"/>
          <w:szCs w:val="24"/>
        </w:rPr>
        <w:t>Decreto Ley 2811 de 1974, por el cual se dicta el Código Nacional de Recursos Naturales Renovables y de Protección al Medio Ambiente. Parte IV, De los residuos, basuras, desechos y desperdicios.</w:t>
      </w:r>
    </w:p>
    <w:p w14:paraId="4FE5DE23" w14:textId="77777777" w:rsidR="001249A0" w:rsidRPr="0017266F" w:rsidRDefault="001249A0" w:rsidP="006018DB">
      <w:pPr>
        <w:pStyle w:val="ECONORMAL"/>
        <w:numPr>
          <w:ilvl w:val="0"/>
          <w:numId w:val="3"/>
        </w:numPr>
        <w:spacing w:line="276" w:lineRule="auto"/>
        <w:ind w:left="284" w:hanging="284"/>
        <w:rPr>
          <w:rFonts w:eastAsia="Times New Roman"/>
          <w:sz w:val="24"/>
          <w:szCs w:val="24"/>
        </w:rPr>
      </w:pPr>
      <w:r w:rsidRPr="0017266F">
        <w:rPr>
          <w:rFonts w:eastAsia="Times New Roman"/>
          <w:sz w:val="24"/>
          <w:szCs w:val="24"/>
        </w:rPr>
        <w:t>Ley 9 de 1979, Código Sanitario Nacional, es un compendio de normas sanitarias para la protección de la salud humana.</w:t>
      </w:r>
    </w:p>
    <w:p w14:paraId="4087D69B" w14:textId="77777777" w:rsidR="001249A0" w:rsidRPr="0017266F" w:rsidRDefault="001249A0" w:rsidP="006018DB">
      <w:pPr>
        <w:pStyle w:val="ECONORMAL"/>
        <w:numPr>
          <w:ilvl w:val="0"/>
          <w:numId w:val="3"/>
        </w:numPr>
        <w:spacing w:line="276" w:lineRule="auto"/>
        <w:ind w:left="284" w:hanging="284"/>
        <w:rPr>
          <w:rFonts w:eastAsia="Times New Roman"/>
          <w:sz w:val="24"/>
          <w:szCs w:val="24"/>
        </w:rPr>
      </w:pPr>
      <w:r w:rsidRPr="0017266F">
        <w:rPr>
          <w:rFonts w:eastAsia="Times New Roman"/>
          <w:sz w:val="24"/>
          <w:szCs w:val="24"/>
        </w:rPr>
        <w:t>Ley 99 de 1993, por la cual se crea el Ministerio del Medio Ambiente, se reordena el Sector Público encargado de la gestión y conservación del medio ambiente y los recursos naturales renovables, se organiza el Sistema Nacional Ambiental -SINA- y se dictan otras disposiciones.</w:t>
      </w:r>
    </w:p>
    <w:p w14:paraId="3640D5BF" w14:textId="77777777" w:rsidR="001249A0" w:rsidRPr="0017266F" w:rsidRDefault="001249A0" w:rsidP="006018DB">
      <w:pPr>
        <w:pStyle w:val="ECONORMAL"/>
        <w:numPr>
          <w:ilvl w:val="0"/>
          <w:numId w:val="3"/>
        </w:numPr>
        <w:spacing w:line="276" w:lineRule="auto"/>
        <w:ind w:left="284" w:hanging="284"/>
        <w:rPr>
          <w:rFonts w:eastAsia="Times New Roman"/>
          <w:sz w:val="24"/>
          <w:szCs w:val="24"/>
        </w:rPr>
      </w:pPr>
      <w:r w:rsidRPr="0017266F">
        <w:rPr>
          <w:rFonts w:eastAsia="Times New Roman"/>
          <w:sz w:val="24"/>
          <w:szCs w:val="24"/>
        </w:rPr>
        <w:t xml:space="preserve">Ley 253 de 1996, por medio del cual se aprueba en Colombia el Convenio de </w:t>
      </w:r>
      <w:r w:rsidRPr="0017266F">
        <w:rPr>
          <w:rFonts w:eastAsia="Times New Roman"/>
          <w:sz w:val="24"/>
          <w:szCs w:val="24"/>
        </w:rPr>
        <w:lastRenderedPageBreak/>
        <w:t>Basilea.</w:t>
      </w:r>
    </w:p>
    <w:p w14:paraId="7054C744" w14:textId="77777777" w:rsidR="001249A0" w:rsidRPr="0017266F" w:rsidRDefault="001249A0" w:rsidP="006018DB">
      <w:pPr>
        <w:pStyle w:val="ECONORMAL"/>
        <w:numPr>
          <w:ilvl w:val="0"/>
          <w:numId w:val="3"/>
        </w:numPr>
        <w:spacing w:line="276" w:lineRule="auto"/>
        <w:ind w:left="284" w:hanging="284"/>
        <w:rPr>
          <w:rFonts w:eastAsia="Times New Roman"/>
          <w:sz w:val="24"/>
          <w:szCs w:val="24"/>
        </w:rPr>
      </w:pPr>
      <w:r w:rsidRPr="0017266F">
        <w:rPr>
          <w:rFonts w:eastAsia="Times New Roman"/>
          <w:sz w:val="24"/>
          <w:szCs w:val="24"/>
        </w:rPr>
        <w:t>Ley 430 de 1998, por la cual se dictan normas prohibitivas en materia ambiental referentes a los desechos peligrosos.</w:t>
      </w:r>
    </w:p>
    <w:p w14:paraId="7F6D7575" w14:textId="77777777" w:rsidR="001249A0" w:rsidRPr="0017266F" w:rsidRDefault="001249A0" w:rsidP="006018DB">
      <w:pPr>
        <w:pStyle w:val="ECONORMAL"/>
        <w:numPr>
          <w:ilvl w:val="0"/>
          <w:numId w:val="3"/>
        </w:numPr>
        <w:spacing w:line="276" w:lineRule="auto"/>
        <w:ind w:left="284" w:hanging="284"/>
        <w:rPr>
          <w:rFonts w:eastAsia="Times New Roman"/>
          <w:sz w:val="24"/>
          <w:szCs w:val="24"/>
        </w:rPr>
      </w:pPr>
      <w:r w:rsidRPr="0017266F">
        <w:rPr>
          <w:rFonts w:eastAsia="Times New Roman"/>
          <w:sz w:val="24"/>
          <w:szCs w:val="24"/>
        </w:rPr>
        <w:t>Ley 491 de 1999, por el cual se establece el seguro ecológico, se modifica el código Penal y se dictan otras disposiciones.</w:t>
      </w:r>
    </w:p>
    <w:p w14:paraId="25401027" w14:textId="77777777" w:rsidR="001249A0" w:rsidRPr="0017266F" w:rsidRDefault="001249A0" w:rsidP="006018DB">
      <w:pPr>
        <w:pStyle w:val="ECONORMAL"/>
        <w:numPr>
          <w:ilvl w:val="0"/>
          <w:numId w:val="3"/>
        </w:numPr>
        <w:spacing w:line="276" w:lineRule="auto"/>
        <w:ind w:left="284" w:hanging="284"/>
        <w:rPr>
          <w:rFonts w:eastAsia="Times New Roman"/>
          <w:sz w:val="24"/>
          <w:szCs w:val="24"/>
        </w:rPr>
      </w:pPr>
      <w:r w:rsidRPr="0017266F">
        <w:rPr>
          <w:rFonts w:eastAsia="Times New Roman"/>
          <w:sz w:val="24"/>
          <w:szCs w:val="24"/>
        </w:rPr>
        <w:t>Ley 1259 de 2008, por medio del cual se instaura en el territorio nacional la aplicación del comparendo ambiental a infractores de las normas de aseo, limpieza y recolección de residuos sólidos y escombros y se dictan otras disposiciones.</w:t>
      </w:r>
    </w:p>
    <w:p w14:paraId="25B86B61" w14:textId="77777777" w:rsidR="001249A0" w:rsidRPr="0017266F" w:rsidRDefault="001249A0" w:rsidP="006018DB">
      <w:pPr>
        <w:pStyle w:val="ECONORMAL"/>
        <w:numPr>
          <w:ilvl w:val="0"/>
          <w:numId w:val="3"/>
        </w:numPr>
        <w:spacing w:line="276" w:lineRule="auto"/>
        <w:ind w:left="284" w:hanging="284"/>
        <w:rPr>
          <w:rFonts w:eastAsia="Times New Roman"/>
          <w:sz w:val="24"/>
          <w:szCs w:val="24"/>
        </w:rPr>
      </w:pPr>
      <w:r w:rsidRPr="0017266F">
        <w:rPr>
          <w:rFonts w:eastAsia="Times New Roman"/>
          <w:sz w:val="24"/>
          <w:szCs w:val="24"/>
        </w:rPr>
        <w:t>Ley 1252 de 2008, por la cual se dictan normas prohibitivas en material ambiental. Referentes a los residuos y desechos peligrosos y se dictan otras disposiciones.</w:t>
      </w:r>
    </w:p>
    <w:p w14:paraId="2EFC3F75" w14:textId="77777777" w:rsidR="001249A0" w:rsidRPr="0017266F" w:rsidRDefault="001249A0" w:rsidP="006018DB">
      <w:pPr>
        <w:pStyle w:val="ECONORMAL"/>
        <w:numPr>
          <w:ilvl w:val="0"/>
          <w:numId w:val="3"/>
        </w:numPr>
        <w:spacing w:line="276" w:lineRule="auto"/>
        <w:ind w:left="284" w:hanging="284"/>
        <w:rPr>
          <w:rFonts w:eastAsia="Times New Roman"/>
          <w:sz w:val="24"/>
          <w:szCs w:val="24"/>
        </w:rPr>
      </w:pPr>
      <w:r w:rsidRPr="0017266F">
        <w:rPr>
          <w:rFonts w:eastAsia="Times New Roman"/>
          <w:sz w:val="24"/>
          <w:szCs w:val="24"/>
        </w:rPr>
        <w:t>Ley 1466 de 2011, modifica los artículos que dejaban entre dicho el trabajo de los recicladores, bajo la ley 1459 de 2008 que estableció el “comparendo Ambiental por el cual se adicionan, el inciso 2° del artículo 8°, de la Ley 1259 del 19 de diciembre de 2008, por medio de la cual se instauro en el territorio nacional la aplicación del Comparendo Ambiental a los infractores de las normas de aseo, limpieza y recolección de escombros, y se dictan otras disposiciones.</w:t>
      </w:r>
    </w:p>
    <w:p w14:paraId="1E1B2F77" w14:textId="77777777" w:rsidR="001249A0" w:rsidRPr="0017266F" w:rsidRDefault="001249A0" w:rsidP="006018DB">
      <w:pPr>
        <w:pStyle w:val="ECONORMAL"/>
        <w:numPr>
          <w:ilvl w:val="0"/>
          <w:numId w:val="3"/>
        </w:numPr>
        <w:spacing w:line="276" w:lineRule="auto"/>
        <w:ind w:left="284" w:hanging="284"/>
        <w:rPr>
          <w:rFonts w:eastAsia="Times New Roman"/>
          <w:sz w:val="24"/>
          <w:szCs w:val="24"/>
        </w:rPr>
      </w:pPr>
      <w:r w:rsidRPr="0017266F">
        <w:rPr>
          <w:rFonts w:eastAsia="Times New Roman"/>
          <w:sz w:val="24"/>
          <w:szCs w:val="24"/>
        </w:rPr>
        <w:t>Ley 1672 de 2013, por la cual se establecen los lineamientos para la adopción de una política pública de gestión integral de Residuos de Aparatos Eléctricos y Electrónicos (RAEE), y se dictan otras disposiciones.</w:t>
      </w:r>
    </w:p>
    <w:p w14:paraId="13F8B868" w14:textId="77777777" w:rsidR="001249A0" w:rsidRPr="0017266F" w:rsidRDefault="001249A0" w:rsidP="006018DB">
      <w:pPr>
        <w:pStyle w:val="ECONORMAL"/>
        <w:numPr>
          <w:ilvl w:val="0"/>
          <w:numId w:val="3"/>
        </w:numPr>
        <w:spacing w:line="276" w:lineRule="auto"/>
        <w:ind w:left="284" w:hanging="284"/>
        <w:rPr>
          <w:rFonts w:eastAsia="Times New Roman"/>
          <w:sz w:val="24"/>
          <w:szCs w:val="24"/>
        </w:rPr>
      </w:pPr>
      <w:r w:rsidRPr="0017266F">
        <w:rPr>
          <w:rFonts w:eastAsia="Times New Roman"/>
          <w:sz w:val="24"/>
          <w:szCs w:val="24"/>
        </w:rPr>
        <w:t>Política de Gestión Integral de Residuos Sólidos, Ministerio de Medio Ambiente, 1998.</w:t>
      </w:r>
    </w:p>
    <w:p w14:paraId="47C72EE5" w14:textId="77777777" w:rsidR="001249A0" w:rsidRPr="0017266F" w:rsidRDefault="001249A0" w:rsidP="00560DD9">
      <w:pPr>
        <w:pStyle w:val="ECONORMAL"/>
        <w:numPr>
          <w:ilvl w:val="0"/>
          <w:numId w:val="3"/>
        </w:numPr>
        <w:ind w:left="284" w:hanging="284"/>
        <w:rPr>
          <w:rFonts w:eastAsia="Times New Roman"/>
          <w:sz w:val="24"/>
          <w:szCs w:val="24"/>
        </w:rPr>
      </w:pPr>
      <w:r w:rsidRPr="0017266F">
        <w:rPr>
          <w:rFonts w:eastAsia="Times New Roman"/>
          <w:sz w:val="24"/>
          <w:szCs w:val="24"/>
        </w:rPr>
        <w:t>Política Nacional de Producción Más Limpia, Ministerio de Medio Ambiente, 1998.</w:t>
      </w:r>
    </w:p>
    <w:p w14:paraId="3F5EDB1D" w14:textId="77777777" w:rsidR="001249A0" w:rsidRPr="0017266F" w:rsidRDefault="001249A0" w:rsidP="00560DD9">
      <w:pPr>
        <w:pStyle w:val="ECONORMAL"/>
        <w:rPr>
          <w:rFonts w:eastAsia="Times New Roman"/>
          <w:sz w:val="24"/>
          <w:szCs w:val="24"/>
        </w:rPr>
      </w:pPr>
    </w:p>
    <w:p w14:paraId="62B1C814" w14:textId="67628521" w:rsidR="001249A0" w:rsidRPr="00D37F69" w:rsidRDefault="001249A0" w:rsidP="00560DD9">
      <w:pPr>
        <w:pStyle w:val="ECONORMAL"/>
        <w:rPr>
          <w:rFonts w:eastAsia="Times New Roman"/>
          <w:b/>
          <w:sz w:val="24"/>
          <w:szCs w:val="24"/>
        </w:rPr>
      </w:pPr>
      <w:r w:rsidRPr="00D37F69">
        <w:rPr>
          <w:rFonts w:eastAsia="Times New Roman"/>
          <w:b/>
          <w:sz w:val="24"/>
          <w:szCs w:val="24"/>
        </w:rPr>
        <w:t>GESTIÓN INTEGRAL DE RESIDUOS SÓLIDOS.</w:t>
      </w:r>
    </w:p>
    <w:p w14:paraId="595583CD" w14:textId="77777777" w:rsidR="001249A0" w:rsidRPr="0017266F" w:rsidRDefault="001249A0" w:rsidP="00560DD9">
      <w:pPr>
        <w:pStyle w:val="ECONORMAL"/>
        <w:rPr>
          <w:rFonts w:eastAsia="Times New Roman"/>
          <w:sz w:val="24"/>
          <w:szCs w:val="24"/>
        </w:rPr>
      </w:pPr>
    </w:p>
    <w:p w14:paraId="40AE35D3" w14:textId="0E870562" w:rsidR="001249A0" w:rsidRPr="0017266F" w:rsidRDefault="001249A0" w:rsidP="00560DD9">
      <w:pPr>
        <w:pStyle w:val="ECONORMAL"/>
        <w:numPr>
          <w:ilvl w:val="0"/>
          <w:numId w:val="4"/>
        </w:numPr>
        <w:ind w:left="284" w:hanging="284"/>
        <w:rPr>
          <w:rFonts w:eastAsia="Times New Roman"/>
          <w:sz w:val="24"/>
          <w:szCs w:val="24"/>
        </w:rPr>
      </w:pPr>
      <w:r w:rsidRPr="0017266F">
        <w:rPr>
          <w:rFonts w:eastAsia="Times New Roman"/>
          <w:sz w:val="24"/>
          <w:szCs w:val="24"/>
        </w:rPr>
        <w:t xml:space="preserve">Decreto No 315 de 2015 que de conformidad con el artículo 88 del Decreto 2981 de 2013, señala la pertinencia de los municipios y distritos de elaborar, implementar y mantener actualizado un Plan de </w:t>
      </w:r>
      <w:r w:rsidR="00C729D2">
        <w:rPr>
          <w:sz w:val="24"/>
          <w:szCs w:val="24"/>
          <w:lang w:eastAsia="es-AR"/>
        </w:rPr>
        <w:t>Gestión</w:t>
      </w:r>
      <w:r w:rsidRPr="0017266F">
        <w:rPr>
          <w:rFonts w:eastAsia="Times New Roman"/>
          <w:sz w:val="24"/>
          <w:szCs w:val="24"/>
        </w:rPr>
        <w:t xml:space="preserve"> Integral de Residuos Sólidos (</w:t>
      </w:r>
      <w:r w:rsidR="00C729D2" w:rsidRPr="0017266F">
        <w:rPr>
          <w:sz w:val="24"/>
          <w:szCs w:val="24"/>
          <w:lang w:eastAsia="es-AR"/>
        </w:rPr>
        <w:t>P</w:t>
      </w:r>
      <w:r w:rsidR="00C729D2">
        <w:rPr>
          <w:sz w:val="24"/>
          <w:szCs w:val="24"/>
          <w:lang w:eastAsia="es-AR"/>
        </w:rPr>
        <w:t>G</w:t>
      </w:r>
      <w:r w:rsidR="00C729D2" w:rsidRPr="0017266F">
        <w:rPr>
          <w:sz w:val="24"/>
          <w:szCs w:val="24"/>
          <w:lang w:eastAsia="es-AR"/>
        </w:rPr>
        <w:t>IRS</w:t>
      </w:r>
      <w:r w:rsidRPr="0017266F">
        <w:rPr>
          <w:rFonts w:eastAsia="Times New Roman"/>
          <w:sz w:val="24"/>
          <w:szCs w:val="24"/>
        </w:rPr>
        <w:t>) en el ámbito local o regional según sea el caso.</w:t>
      </w:r>
    </w:p>
    <w:p w14:paraId="7653BE22" w14:textId="5799673A" w:rsidR="001249A0" w:rsidRPr="0017266F" w:rsidRDefault="001249A0" w:rsidP="006018DB">
      <w:pPr>
        <w:pStyle w:val="ECONORMAL"/>
        <w:numPr>
          <w:ilvl w:val="0"/>
          <w:numId w:val="4"/>
        </w:numPr>
        <w:spacing w:line="276" w:lineRule="auto"/>
        <w:ind w:left="284" w:hanging="284"/>
        <w:rPr>
          <w:rFonts w:eastAsia="Times New Roman"/>
          <w:sz w:val="24"/>
          <w:szCs w:val="24"/>
        </w:rPr>
      </w:pPr>
      <w:r w:rsidRPr="0017266F">
        <w:rPr>
          <w:rFonts w:eastAsia="Times New Roman"/>
          <w:sz w:val="24"/>
          <w:szCs w:val="24"/>
        </w:rPr>
        <w:t xml:space="preserve">Resolución 503 de 2009. Por la cual se aclara la resolución 372 de 2009 mediante la cual se establecen los elementos que deben contener los planes de </w:t>
      </w:r>
      <w:r w:rsidR="00C729D2">
        <w:rPr>
          <w:sz w:val="24"/>
          <w:szCs w:val="24"/>
          <w:lang w:eastAsia="es-AR"/>
        </w:rPr>
        <w:t>Gestión</w:t>
      </w:r>
      <w:r w:rsidRPr="0017266F">
        <w:rPr>
          <w:rFonts w:eastAsia="Times New Roman"/>
          <w:sz w:val="24"/>
          <w:szCs w:val="24"/>
        </w:rPr>
        <w:t xml:space="preserve"> de devolución de productos </w:t>
      </w:r>
      <w:proofErr w:type="spellStart"/>
      <w:r w:rsidRPr="0017266F">
        <w:rPr>
          <w:rFonts w:eastAsia="Times New Roman"/>
          <w:sz w:val="24"/>
          <w:szCs w:val="24"/>
        </w:rPr>
        <w:t>posconsumo</w:t>
      </w:r>
      <w:proofErr w:type="spellEnd"/>
      <w:r w:rsidRPr="0017266F">
        <w:rPr>
          <w:rFonts w:eastAsia="Times New Roman"/>
          <w:sz w:val="24"/>
          <w:szCs w:val="24"/>
        </w:rPr>
        <w:t xml:space="preserve"> de baterías usadas plomo ácido, y se adoptan otras disposiciones.</w:t>
      </w:r>
    </w:p>
    <w:p w14:paraId="05B2206E" w14:textId="77777777" w:rsidR="001249A0" w:rsidRPr="0017266F" w:rsidRDefault="001249A0" w:rsidP="006018DB">
      <w:pPr>
        <w:pStyle w:val="ECONORMAL"/>
        <w:numPr>
          <w:ilvl w:val="0"/>
          <w:numId w:val="4"/>
        </w:numPr>
        <w:spacing w:line="276" w:lineRule="auto"/>
        <w:ind w:left="284" w:hanging="284"/>
        <w:rPr>
          <w:rFonts w:eastAsia="Times New Roman"/>
          <w:sz w:val="24"/>
          <w:szCs w:val="24"/>
        </w:rPr>
      </w:pPr>
      <w:r w:rsidRPr="0017266F">
        <w:rPr>
          <w:rFonts w:eastAsia="Times New Roman"/>
          <w:sz w:val="24"/>
          <w:szCs w:val="24"/>
        </w:rPr>
        <w:t xml:space="preserve">Resolución 1297 de 2010. Por la cual se establecen los sistemas de recolección selectiva y gestión ambiental de residuos de pilas y/o acumuladores y se adoptan otras disposiciones. </w:t>
      </w:r>
    </w:p>
    <w:p w14:paraId="1D92DC07" w14:textId="77777777" w:rsidR="001249A0" w:rsidRPr="0017266F" w:rsidRDefault="001249A0" w:rsidP="006018DB">
      <w:pPr>
        <w:pStyle w:val="ECONORMAL"/>
        <w:numPr>
          <w:ilvl w:val="0"/>
          <w:numId w:val="4"/>
        </w:numPr>
        <w:spacing w:line="276" w:lineRule="auto"/>
        <w:ind w:left="284" w:hanging="284"/>
        <w:rPr>
          <w:rFonts w:eastAsia="Times New Roman"/>
          <w:sz w:val="24"/>
          <w:szCs w:val="24"/>
        </w:rPr>
      </w:pPr>
      <w:r w:rsidRPr="0017266F">
        <w:rPr>
          <w:rFonts w:eastAsia="Times New Roman"/>
          <w:sz w:val="24"/>
          <w:szCs w:val="24"/>
        </w:rPr>
        <w:lastRenderedPageBreak/>
        <w:t>Resolución 1457 de 2010. Por el cual se establecen los sistemas de recolección selectiva y gestión ambiental de llantas usadas y se adoptan otras disposiciones.</w:t>
      </w:r>
    </w:p>
    <w:p w14:paraId="260FB7A2" w14:textId="77777777" w:rsidR="001249A0" w:rsidRPr="0017266F" w:rsidRDefault="001249A0" w:rsidP="006018DB">
      <w:pPr>
        <w:pStyle w:val="ECONORMAL"/>
        <w:numPr>
          <w:ilvl w:val="0"/>
          <w:numId w:val="4"/>
        </w:numPr>
        <w:spacing w:line="276" w:lineRule="auto"/>
        <w:ind w:left="284" w:hanging="284"/>
        <w:rPr>
          <w:rFonts w:eastAsia="Times New Roman"/>
          <w:sz w:val="24"/>
          <w:szCs w:val="24"/>
        </w:rPr>
      </w:pPr>
      <w:r w:rsidRPr="0017266F">
        <w:rPr>
          <w:rFonts w:eastAsia="Times New Roman"/>
          <w:sz w:val="24"/>
          <w:szCs w:val="24"/>
        </w:rPr>
        <w:t>Resolución 1511 de 2010. Por el cual se establecen los sistemas de recolección selectiva y gestión de residuos de bombillas y se adoptan otras disposiciones.</w:t>
      </w:r>
    </w:p>
    <w:p w14:paraId="44049971" w14:textId="77777777" w:rsidR="001249A0" w:rsidRPr="0017266F" w:rsidRDefault="001249A0" w:rsidP="006018DB">
      <w:pPr>
        <w:pStyle w:val="ECONORMAL"/>
        <w:numPr>
          <w:ilvl w:val="0"/>
          <w:numId w:val="4"/>
        </w:numPr>
        <w:spacing w:line="276" w:lineRule="auto"/>
        <w:ind w:left="284" w:hanging="284"/>
        <w:rPr>
          <w:rFonts w:eastAsia="Times New Roman"/>
          <w:sz w:val="24"/>
          <w:szCs w:val="24"/>
        </w:rPr>
      </w:pPr>
      <w:r w:rsidRPr="0017266F">
        <w:rPr>
          <w:rFonts w:eastAsia="Times New Roman"/>
          <w:sz w:val="24"/>
          <w:szCs w:val="24"/>
        </w:rPr>
        <w:t xml:space="preserve"> Resolución 1512 de 2010. Por el cual se establecen los sistemas de recolección selectiva y gestión de computadores y/o periféricos y se adoptan otras disposiciones. </w:t>
      </w:r>
    </w:p>
    <w:p w14:paraId="7F7F6AD9" w14:textId="77777777" w:rsidR="001249A0" w:rsidRPr="0017266F" w:rsidRDefault="001249A0" w:rsidP="006018DB">
      <w:pPr>
        <w:pStyle w:val="ECONORMAL"/>
        <w:numPr>
          <w:ilvl w:val="0"/>
          <w:numId w:val="4"/>
        </w:numPr>
        <w:spacing w:line="276" w:lineRule="auto"/>
        <w:ind w:left="284" w:hanging="284"/>
        <w:rPr>
          <w:rFonts w:eastAsia="Times New Roman"/>
          <w:sz w:val="24"/>
          <w:szCs w:val="24"/>
        </w:rPr>
      </w:pPr>
      <w:r w:rsidRPr="0017266F">
        <w:rPr>
          <w:rFonts w:eastAsia="Times New Roman"/>
          <w:sz w:val="24"/>
          <w:szCs w:val="24"/>
        </w:rPr>
        <w:t>Resolución 1297 de 2010. Por la cual se establecen los sistemas de recolección selectiva y Gestión Ambiental de Residuos de Pilas y/o Acumuladores y se adoptan otras disposiciones.</w:t>
      </w:r>
    </w:p>
    <w:p w14:paraId="56330F20" w14:textId="77777777" w:rsidR="001249A0" w:rsidRPr="0017266F" w:rsidRDefault="001249A0" w:rsidP="006018DB">
      <w:pPr>
        <w:pStyle w:val="ECONORMAL"/>
        <w:numPr>
          <w:ilvl w:val="0"/>
          <w:numId w:val="4"/>
        </w:numPr>
        <w:spacing w:line="276" w:lineRule="auto"/>
        <w:ind w:left="284" w:hanging="284"/>
        <w:rPr>
          <w:rFonts w:eastAsia="Times New Roman"/>
          <w:sz w:val="24"/>
          <w:szCs w:val="24"/>
        </w:rPr>
      </w:pPr>
      <w:r w:rsidRPr="0017266F">
        <w:rPr>
          <w:rFonts w:eastAsia="Times New Roman"/>
          <w:sz w:val="24"/>
          <w:szCs w:val="24"/>
        </w:rPr>
        <w:t xml:space="preserve">Resolución 43 de 2007. Por la cual se establecen los estándares generales para el acopio de datos, procesamiento, transmisión y difusión de información para el Registro de Generadores de Residuos o Desechos Peligrosos. </w:t>
      </w:r>
    </w:p>
    <w:p w14:paraId="7FD8280C" w14:textId="77777777" w:rsidR="001249A0" w:rsidRPr="0017266F" w:rsidRDefault="001249A0" w:rsidP="006018DB">
      <w:pPr>
        <w:pStyle w:val="ECONORMAL"/>
        <w:numPr>
          <w:ilvl w:val="0"/>
          <w:numId w:val="4"/>
        </w:numPr>
        <w:spacing w:line="276" w:lineRule="auto"/>
        <w:ind w:left="284" w:hanging="284"/>
        <w:rPr>
          <w:rFonts w:eastAsia="Times New Roman"/>
          <w:sz w:val="24"/>
          <w:szCs w:val="24"/>
        </w:rPr>
      </w:pPr>
      <w:r w:rsidRPr="0017266F">
        <w:rPr>
          <w:rFonts w:eastAsia="Times New Roman"/>
          <w:sz w:val="24"/>
          <w:szCs w:val="24"/>
        </w:rPr>
        <w:t>Decreto 838 de 2005. Por la cual se modifica el decreto 1713 de 2002 sobre disposición final de residuos sólidos y se dictan otras disposiciones.</w:t>
      </w:r>
    </w:p>
    <w:p w14:paraId="1C9D8F31" w14:textId="4F229116" w:rsidR="00560DD9" w:rsidRPr="0026100A" w:rsidRDefault="001249A0" w:rsidP="0026100A">
      <w:pPr>
        <w:pStyle w:val="ECONORMAL"/>
        <w:numPr>
          <w:ilvl w:val="0"/>
          <w:numId w:val="4"/>
        </w:numPr>
        <w:spacing w:line="276" w:lineRule="auto"/>
        <w:ind w:left="284" w:hanging="284"/>
        <w:rPr>
          <w:rFonts w:eastAsia="Times New Roman"/>
          <w:sz w:val="24"/>
          <w:szCs w:val="24"/>
        </w:rPr>
      </w:pPr>
      <w:r w:rsidRPr="0017266F">
        <w:rPr>
          <w:rFonts w:eastAsia="Times New Roman"/>
          <w:sz w:val="24"/>
          <w:szCs w:val="24"/>
        </w:rPr>
        <w:t>Decreto 4741 de 2005. Por la cual se reglamenta parcialmente la prevención y manejo de los residuos o desechos peligrosos generados en el marco de la gestión integral</w:t>
      </w:r>
      <w:bookmarkStart w:id="74" w:name="_Toc457198628"/>
      <w:r w:rsidR="0026100A">
        <w:rPr>
          <w:rFonts w:eastAsia="Times New Roman"/>
          <w:sz w:val="24"/>
          <w:szCs w:val="24"/>
        </w:rPr>
        <w:t>.</w:t>
      </w:r>
    </w:p>
    <w:p w14:paraId="29F3BD85" w14:textId="551B05ED" w:rsidR="006018DB" w:rsidRPr="0017266F" w:rsidRDefault="001C35C5" w:rsidP="00560DD9">
      <w:pPr>
        <w:pStyle w:val="Ttulo1"/>
        <w:numPr>
          <w:ilvl w:val="0"/>
          <w:numId w:val="12"/>
        </w:numPr>
      </w:pPr>
      <w:bookmarkStart w:id="75" w:name="_Toc53825685"/>
      <w:r w:rsidRPr="0017266F">
        <w:t>CONDICIONES GENERALES</w:t>
      </w:r>
      <w:bookmarkEnd w:id="75"/>
    </w:p>
    <w:p w14:paraId="09C5E25E" w14:textId="3A8FAAD2" w:rsidR="00D77FC3" w:rsidRPr="0017266F" w:rsidRDefault="001C35C5" w:rsidP="00560DD9">
      <w:pPr>
        <w:pStyle w:val="ECONORMAL"/>
        <w:rPr>
          <w:sz w:val="24"/>
          <w:szCs w:val="24"/>
        </w:rPr>
      </w:pPr>
      <w:r w:rsidRPr="0017266F">
        <w:rPr>
          <w:sz w:val="24"/>
          <w:szCs w:val="24"/>
        </w:rPr>
        <w:t xml:space="preserve">Los cambios significativos que se presenten en el cumplimiento de los procesos, actividades y/o servicios de </w:t>
      </w:r>
      <w:r w:rsidR="00E1247B">
        <w:rPr>
          <w:sz w:val="24"/>
          <w:szCs w:val="24"/>
        </w:rPr>
        <w:t>INGENIERIA Y SERVICIOS DE COLOMBIA D&amp;R SAS</w:t>
      </w:r>
      <w:r w:rsidRPr="0017266F">
        <w:rPr>
          <w:sz w:val="24"/>
          <w:szCs w:val="24"/>
        </w:rPr>
        <w:t xml:space="preserve"> que puedan generar otros tipos de residuos sólidos, se debe informar al </w:t>
      </w:r>
      <w:r w:rsidR="00E1247B">
        <w:rPr>
          <w:sz w:val="24"/>
          <w:szCs w:val="24"/>
        </w:rPr>
        <w:t xml:space="preserve">Proceso de Seguridad, Salud en el trabajo </w:t>
      </w:r>
      <w:r w:rsidR="00C54064" w:rsidRPr="0017266F">
        <w:rPr>
          <w:sz w:val="24"/>
          <w:szCs w:val="24"/>
        </w:rPr>
        <w:t xml:space="preserve">y </w:t>
      </w:r>
      <w:r w:rsidRPr="0017266F">
        <w:rPr>
          <w:sz w:val="24"/>
          <w:szCs w:val="24"/>
        </w:rPr>
        <w:t>Ambiental para identificarlos y definir el manejo adecuado de los mismos</w:t>
      </w:r>
      <w:r w:rsidR="00D77FC3" w:rsidRPr="0017266F">
        <w:rPr>
          <w:sz w:val="24"/>
          <w:szCs w:val="24"/>
        </w:rPr>
        <w:t>.</w:t>
      </w:r>
    </w:p>
    <w:p w14:paraId="249B4945" w14:textId="44B358C0" w:rsidR="00C32D6C" w:rsidRPr="0017266F" w:rsidRDefault="001249A0" w:rsidP="0051565D">
      <w:pPr>
        <w:pStyle w:val="Ttulo1"/>
        <w:numPr>
          <w:ilvl w:val="0"/>
          <w:numId w:val="12"/>
        </w:numPr>
      </w:pPr>
      <w:bookmarkStart w:id="76" w:name="_Toc53825686"/>
      <w:r w:rsidRPr="0017266F">
        <w:t>GENERALIDADES DE LA EMPRESA</w:t>
      </w:r>
      <w:bookmarkEnd w:id="74"/>
      <w:bookmarkEnd w:id="76"/>
    </w:p>
    <w:p w14:paraId="0CB7C6A9" w14:textId="7D835BB8" w:rsidR="001249A0" w:rsidRPr="0017266F" w:rsidRDefault="001249A0" w:rsidP="00560DD9">
      <w:pPr>
        <w:pStyle w:val="ECONORMAL"/>
        <w:rPr>
          <w:rFonts w:eastAsia="Times New Roman"/>
          <w:sz w:val="24"/>
          <w:szCs w:val="24"/>
        </w:rPr>
      </w:pPr>
      <w:r w:rsidRPr="0017266F">
        <w:rPr>
          <w:rFonts w:eastAsia="Times New Roman"/>
          <w:sz w:val="24"/>
          <w:szCs w:val="24"/>
        </w:rPr>
        <w:t xml:space="preserve">El </w:t>
      </w:r>
      <w:r w:rsidR="0037471D">
        <w:rPr>
          <w:rFonts w:eastAsia="Times New Roman"/>
          <w:sz w:val="24"/>
          <w:szCs w:val="24"/>
        </w:rPr>
        <w:t>07</w:t>
      </w:r>
      <w:r w:rsidRPr="0017266F">
        <w:rPr>
          <w:rFonts w:eastAsia="Times New Roman"/>
          <w:sz w:val="24"/>
          <w:szCs w:val="24"/>
        </w:rPr>
        <w:t xml:space="preserve"> de </w:t>
      </w:r>
      <w:r w:rsidR="0037471D">
        <w:rPr>
          <w:rFonts w:eastAsia="Times New Roman"/>
          <w:sz w:val="24"/>
          <w:szCs w:val="24"/>
        </w:rPr>
        <w:t xml:space="preserve">julio de 2016 se </w:t>
      </w:r>
      <w:r w:rsidRPr="0017266F">
        <w:rPr>
          <w:rFonts w:eastAsia="Times New Roman"/>
          <w:sz w:val="24"/>
          <w:szCs w:val="24"/>
        </w:rPr>
        <w:t>constituy</w:t>
      </w:r>
      <w:r w:rsidR="0037471D">
        <w:rPr>
          <w:rFonts w:eastAsia="Times New Roman"/>
          <w:sz w:val="24"/>
          <w:szCs w:val="24"/>
        </w:rPr>
        <w:t>ó</w:t>
      </w:r>
      <w:r w:rsidRPr="0017266F">
        <w:rPr>
          <w:rFonts w:eastAsia="Times New Roman"/>
          <w:sz w:val="24"/>
          <w:szCs w:val="24"/>
        </w:rPr>
        <w:t xml:space="preserve"> a </w:t>
      </w:r>
      <w:r w:rsidR="000D69C9" w:rsidRPr="00FE6122">
        <w:rPr>
          <w:szCs w:val="20"/>
        </w:rPr>
        <w:t>INGENIERÍA Y SERVICIOS DE COLOMBIA D&amp;R SAS</w:t>
      </w:r>
      <w:r w:rsidRPr="0017266F">
        <w:rPr>
          <w:rFonts w:eastAsia="Times New Roman"/>
          <w:sz w:val="24"/>
          <w:szCs w:val="24"/>
        </w:rPr>
        <w:t xml:space="preserve">, una organización Santandereana dedicada </w:t>
      </w:r>
      <w:r w:rsidR="0037471D" w:rsidRPr="001C4868">
        <w:t xml:space="preserve">a la Construcción de Obra Civil y de Infraestructura; Montaje Electromecánico; Montaje eléctrico, Instrumentación y Control; Proyectos de Ingeniería; Medio Ambiente; Logística y Suministros; Alquiler de Equipos y Vehículos; Aseo y servicios; Suministros de Alimentación; Tecnología y Ambiente; Publicidad y Diseño; </w:t>
      </w:r>
      <w:r w:rsidR="0037471D">
        <w:t xml:space="preserve">e </w:t>
      </w:r>
      <w:r w:rsidR="0037471D" w:rsidRPr="001C4868">
        <w:t>Infraestructura Petrolera</w:t>
      </w:r>
      <w:r w:rsidR="0037471D">
        <w:t>.</w:t>
      </w:r>
    </w:p>
    <w:p w14:paraId="3D1C09D9" w14:textId="265DC6EA" w:rsidR="001249A0" w:rsidRPr="0017266F" w:rsidRDefault="001249A0" w:rsidP="0026541B">
      <w:pPr>
        <w:pStyle w:val="ECONORMAL"/>
        <w:rPr>
          <w:rFonts w:eastAsia="Times New Roman"/>
          <w:sz w:val="24"/>
          <w:szCs w:val="24"/>
        </w:rPr>
      </w:pPr>
    </w:p>
    <w:p w14:paraId="4F862F45" w14:textId="67CDEDC6" w:rsidR="00B26531" w:rsidRDefault="00B26531" w:rsidP="00071D27">
      <w:pPr>
        <w:pStyle w:val="ECONORMAL"/>
        <w:spacing w:line="276" w:lineRule="auto"/>
        <w:rPr>
          <w:color w:val="auto"/>
          <w:sz w:val="24"/>
          <w:szCs w:val="24"/>
        </w:rPr>
      </w:pPr>
      <w:bookmarkStart w:id="77" w:name="_Toc455043017"/>
    </w:p>
    <w:p w14:paraId="6227C1AF" w14:textId="77777777" w:rsidR="00CD7ADE" w:rsidRPr="0017266F" w:rsidRDefault="00CD7ADE" w:rsidP="00071D27">
      <w:pPr>
        <w:pStyle w:val="ECONORMAL"/>
        <w:spacing w:line="276" w:lineRule="auto"/>
        <w:rPr>
          <w:color w:val="auto"/>
          <w:sz w:val="24"/>
          <w:szCs w:val="24"/>
        </w:rPr>
      </w:pPr>
    </w:p>
    <w:p w14:paraId="26901589" w14:textId="5D40E9C0" w:rsidR="00993AC0" w:rsidRPr="0017266F" w:rsidRDefault="00DB55FC" w:rsidP="00556121">
      <w:pPr>
        <w:pStyle w:val="Descripcin"/>
        <w:keepNext/>
        <w:jc w:val="center"/>
        <w:rPr>
          <w:rFonts w:ascii="Arial" w:hAnsi="Arial" w:cs="Arial"/>
          <w:color w:val="auto"/>
          <w:sz w:val="22"/>
          <w:szCs w:val="22"/>
        </w:rPr>
      </w:pPr>
      <w:bookmarkStart w:id="78" w:name="_Toc33597130"/>
      <w:bookmarkStart w:id="79" w:name="_Toc35960028"/>
      <w:r w:rsidRPr="0017266F">
        <w:rPr>
          <w:rFonts w:ascii="Arial" w:hAnsi="Arial" w:cs="Arial"/>
          <w:color w:val="auto"/>
          <w:sz w:val="22"/>
          <w:szCs w:val="22"/>
        </w:rPr>
        <w:lastRenderedPageBreak/>
        <w:t>Tabla</w:t>
      </w:r>
      <w:r w:rsidR="00556121" w:rsidRPr="0017266F">
        <w:rPr>
          <w:rFonts w:ascii="Arial" w:hAnsi="Arial" w:cs="Arial"/>
          <w:color w:val="auto"/>
          <w:sz w:val="22"/>
          <w:szCs w:val="22"/>
        </w:rPr>
        <w:t xml:space="preserve"> </w:t>
      </w:r>
      <w:r w:rsidRPr="0017266F">
        <w:rPr>
          <w:rFonts w:ascii="Arial" w:hAnsi="Arial" w:cs="Arial"/>
          <w:color w:val="auto"/>
          <w:sz w:val="22"/>
          <w:szCs w:val="22"/>
        </w:rPr>
        <w:fldChar w:fldCharType="begin"/>
      </w:r>
      <w:r w:rsidRPr="0017266F">
        <w:rPr>
          <w:rFonts w:ascii="Arial" w:hAnsi="Arial" w:cs="Arial"/>
          <w:color w:val="auto"/>
          <w:sz w:val="22"/>
          <w:szCs w:val="22"/>
        </w:rPr>
        <w:instrText xml:space="preserve"> SEQ Tabla \* ARABIC </w:instrText>
      </w:r>
      <w:r w:rsidRPr="0017266F">
        <w:rPr>
          <w:rFonts w:ascii="Arial" w:hAnsi="Arial" w:cs="Arial"/>
          <w:color w:val="auto"/>
          <w:sz w:val="22"/>
          <w:szCs w:val="22"/>
        </w:rPr>
        <w:fldChar w:fldCharType="separate"/>
      </w:r>
      <w:r w:rsidR="00F56BDA">
        <w:rPr>
          <w:rFonts w:ascii="Arial" w:hAnsi="Arial" w:cs="Arial"/>
          <w:noProof/>
          <w:color w:val="auto"/>
          <w:sz w:val="22"/>
          <w:szCs w:val="22"/>
        </w:rPr>
        <w:t>1</w:t>
      </w:r>
      <w:r w:rsidRPr="0017266F">
        <w:rPr>
          <w:rFonts w:ascii="Arial" w:hAnsi="Arial" w:cs="Arial"/>
          <w:color w:val="auto"/>
          <w:sz w:val="22"/>
          <w:szCs w:val="22"/>
        </w:rPr>
        <w:fldChar w:fldCharType="end"/>
      </w:r>
      <w:r w:rsidR="00556121" w:rsidRPr="0017266F">
        <w:rPr>
          <w:rFonts w:ascii="Arial" w:hAnsi="Arial" w:cs="Arial"/>
          <w:color w:val="auto"/>
          <w:sz w:val="22"/>
          <w:szCs w:val="22"/>
        </w:rPr>
        <w:t xml:space="preserve">. </w:t>
      </w:r>
      <w:r w:rsidR="001249A0" w:rsidRPr="0017266F">
        <w:rPr>
          <w:rFonts w:ascii="Arial" w:hAnsi="Arial" w:cs="Arial"/>
          <w:color w:val="auto"/>
          <w:sz w:val="22"/>
          <w:szCs w:val="22"/>
        </w:rPr>
        <w:t xml:space="preserve"> Generalidades </w:t>
      </w:r>
      <w:bookmarkEnd w:id="77"/>
      <w:bookmarkEnd w:id="78"/>
      <w:bookmarkEnd w:id="79"/>
      <w:r w:rsidR="000D69C9" w:rsidRPr="000D69C9">
        <w:rPr>
          <w:rFonts w:ascii="Arial" w:hAnsi="Arial" w:cs="Arial"/>
          <w:color w:val="auto"/>
          <w:sz w:val="22"/>
          <w:szCs w:val="22"/>
        </w:rPr>
        <w:t>INGENIERÍA Y SERVICIOS DE COLOMBIA D&amp;R SAS</w:t>
      </w:r>
    </w:p>
    <w:tbl>
      <w:tblPr>
        <w:tblStyle w:val="Tabladelista3-nfasis6"/>
        <w:tblW w:w="9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64"/>
        <w:gridCol w:w="5904"/>
      </w:tblGrid>
      <w:tr w:rsidR="0073440F" w:rsidRPr="0017266F" w14:paraId="7B3AC953" w14:textId="77777777" w:rsidTr="006508AB">
        <w:trPr>
          <w:cnfStyle w:val="100000000000" w:firstRow="1" w:lastRow="0" w:firstColumn="0" w:lastColumn="0" w:oddVBand="0" w:evenVBand="0" w:oddHBand="0" w:evenHBand="0" w:firstRowFirstColumn="0" w:firstRowLastColumn="0" w:lastRowFirstColumn="0" w:lastRowLastColumn="0"/>
          <w:trHeight w:val="313"/>
        </w:trPr>
        <w:tc>
          <w:tcPr>
            <w:cnfStyle w:val="001000000100" w:firstRow="0" w:lastRow="0" w:firstColumn="1" w:lastColumn="0" w:oddVBand="0" w:evenVBand="0" w:oddHBand="0" w:evenHBand="0" w:firstRowFirstColumn="1" w:firstRowLastColumn="0" w:lastRowFirstColumn="0" w:lastRowLastColumn="0"/>
            <w:tcW w:w="3964" w:type="dxa"/>
            <w:tcBorders>
              <w:bottom w:val="none" w:sz="0" w:space="0" w:color="auto"/>
              <w:right w:val="none" w:sz="0" w:space="0" w:color="auto"/>
            </w:tcBorders>
            <w:shd w:val="clear" w:color="auto" w:fill="A6A6A6" w:themeFill="background1" w:themeFillShade="A6"/>
            <w:noWrap/>
            <w:hideMark/>
          </w:tcPr>
          <w:p w14:paraId="3CD582D4" w14:textId="77777777" w:rsidR="001249A0" w:rsidRPr="0017266F" w:rsidRDefault="001249A0" w:rsidP="001249A0">
            <w:pPr>
              <w:pStyle w:val="ECONORMAL"/>
              <w:spacing w:line="276" w:lineRule="auto"/>
              <w:jc w:val="center"/>
              <w:rPr>
                <w:rFonts w:eastAsia="Times New Roman"/>
                <w:color w:val="auto"/>
              </w:rPr>
            </w:pPr>
            <w:r w:rsidRPr="0017266F">
              <w:rPr>
                <w:rFonts w:eastAsia="Times New Roman"/>
                <w:color w:val="auto"/>
              </w:rPr>
              <w:t>GENERALIDADES</w:t>
            </w:r>
          </w:p>
        </w:tc>
        <w:tc>
          <w:tcPr>
            <w:tcW w:w="5904" w:type="dxa"/>
            <w:shd w:val="clear" w:color="auto" w:fill="A6A6A6" w:themeFill="background1" w:themeFillShade="A6"/>
            <w:hideMark/>
          </w:tcPr>
          <w:p w14:paraId="6608D0AF" w14:textId="77777777" w:rsidR="001249A0" w:rsidRPr="0017266F" w:rsidRDefault="001249A0" w:rsidP="001249A0">
            <w:pPr>
              <w:pStyle w:val="ECONORMAL"/>
              <w:spacing w:line="276" w:lineRule="auto"/>
              <w:jc w:val="center"/>
              <w:cnfStyle w:val="100000000000" w:firstRow="1" w:lastRow="0" w:firstColumn="0" w:lastColumn="0" w:oddVBand="0" w:evenVBand="0" w:oddHBand="0" w:evenHBand="0" w:firstRowFirstColumn="0" w:firstRowLastColumn="0" w:lastRowFirstColumn="0" w:lastRowLastColumn="0"/>
              <w:rPr>
                <w:rFonts w:eastAsia="Times New Roman"/>
                <w:color w:val="auto"/>
              </w:rPr>
            </w:pPr>
            <w:r w:rsidRPr="0017266F">
              <w:rPr>
                <w:rFonts w:eastAsia="Times New Roman"/>
                <w:color w:val="auto"/>
              </w:rPr>
              <w:t>DESCRIPCIÓN</w:t>
            </w:r>
          </w:p>
        </w:tc>
      </w:tr>
      <w:tr w:rsidR="0073440F" w:rsidRPr="0017266F" w14:paraId="3B31C345" w14:textId="77777777" w:rsidTr="00F51D1D">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3964" w:type="dxa"/>
            <w:tcBorders>
              <w:top w:val="none" w:sz="0" w:space="0" w:color="auto"/>
              <w:bottom w:val="none" w:sz="0" w:space="0" w:color="auto"/>
              <w:right w:val="none" w:sz="0" w:space="0" w:color="auto"/>
            </w:tcBorders>
            <w:noWrap/>
            <w:hideMark/>
          </w:tcPr>
          <w:p w14:paraId="194A69BE" w14:textId="77777777" w:rsidR="001249A0" w:rsidRPr="0017266F" w:rsidRDefault="001249A0" w:rsidP="001249A0">
            <w:pPr>
              <w:pStyle w:val="ECONORMAL"/>
              <w:spacing w:line="276" w:lineRule="auto"/>
              <w:rPr>
                <w:rFonts w:eastAsia="Times New Roman"/>
                <w:color w:val="auto"/>
              </w:rPr>
            </w:pPr>
            <w:r w:rsidRPr="0017266F">
              <w:rPr>
                <w:rFonts w:eastAsia="Times New Roman"/>
                <w:color w:val="auto"/>
              </w:rPr>
              <w:t>Nombre de la empresa</w:t>
            </w:r>
          </w:p>
        </w:tc>
        <w:tc>
          <w:tcPr>
            <w:tcW w:w="5904" w:type="dxa"/>
            <w:tcBorders>
              <w:top w:val="none" w:sz="0" w:space="0" w:color="auto"/>
              <w:bottom w:val="none" w:sz="0" w:space="0" w:color="auto"/>
            </w:tcBorders>
            <w:hideMark/>
          </w:tcPr>
          <w:p w14:paraId="56C769C6" w14:textId="1FDDA091" w:rsidR="001249A0" w:rsidRPr="0017266F" w:rsidRDefault="000D69C9" w:rsidP="001249A0">
            <w:pPr>
              <w:pStyle w:val="ECONORMAL"/>
              <w:spacing w:line="276" w:lineRule="auto"/>
              <w:cnfStyle w:val="000000100000" w:firstRow="0" w:lastRow="0" w:firstColumn="0" w:lastColumn="0" w:oddVBand="0" w:evenVBand="0" w:oddHBand="1" w:evenHBand="0" w:firstRowFirstColumn="0" w:firstRowLastColumn="0" w:lastRowFirstColumn="0" w:lastRowLastColumn="0"/>
              <w:rPr>
                <w:rFonts w:eastAsia="Times New Roman"/>
                <w:color w:val="auto"/>
              </w:rPr>
            </w:pPr>
            <w:r w:rsidRPr="00FE6122">
              <w:rPr>
                <w:szCs w:val="20"/>
              </w:rPr>
              <w:t>INGENIERÍA Y SERVICIOS DE COLOMBIA D&amp;R SAS</w:t>
            </w:r>
          </w:p>
        </w:tc>
      </w:tr>
      <w:tr w:rsidR="0073440F" w:rsidRPr="0017266F" w14:paraId="7E68EBC0" w14:textId="77777777" w:rsidTr="00F51D1D">
        <w:trPr>
          <w:trHeight w:val="313"/>
        </w:trPr>
        <w:tc>
          <w:tcPr>
            <w:cnfStyle w:val="001000000000" w:firstRow="0" w:lastRow="0" w:firstColumn="1" w:lastColumn="0" w:oddVBand="0" w:evenVBand="0" w:oddHBand="0" w:evenHBand="0" w:firstRowFirstColumn="0" w:firstRowLastColumn="0" w:lastRowFirstColumn="0" w:lastRowLastColumn="0"/>
            <w:tcW w:w="3964" w:type="dxa"/>
            <w:tcBorders>
              <w:right w:val="none" w:sz="0" w:space="0" w:color="auto"/>
            </w:tcBorders>
            <w:noWrap/>
            <w:hideMark/>
          </w:tcPr>
          <w:p w14:paraId="7F1D0EF2" w14:textId="77777777" w:rsidR="001249A0" w:rsidRPr="0017266F" w:rsidRDefault="001249A0" w:rsidP="001249A0">
            <w:pPr>
              <w:pStyle w:val="ECONORMAL"/>
              <w:spacing w:line="276" w:lineRule="auto"/>
              <w:rPr>
                <w:rFonts w:eastAsia="Times New Roman"/>
                <w:color w:val="auto"/>
              </w:rPr>
            </w:pPr>
            <w:r w:rsidRPr="0017266F">
              <w:rPr>
                <w:rFonts w:eastAsia="Times New Roman"/>
                <w:color w:val="auto"/>
              </w:rPr>
              <w:t xml:space="preserve">Representante legal </w:t>
            </w:r>
          </w:p>
        </w:tc>
        <w:tc>
          <w:tcPr>
            <w:tcW w:w="5904" w:type="dxa"/>
            <w:hideMark/>
          </w:tcPr>
          <w:p w14:paraId="18D354CD" w14:textId="438D2A1F" w:rsidR="001249A0" w:rsidRPr="0017266F" w:rsidRDefault="006508AB" w:rsidP="001249A0">
            <w:pPr>
              <w:pStyle w:val="ECONORMAL"/>
              <w:spacing w:line="276" w:lineRule="auto"/>
              <w:cnfStyle w:val="000000000000" w:firstRow="0" w:lastRow="0" w:firstColumn="0" w:lastColumn="0" w:oddVBand="0" w:evenVBand="0" w:oddHBand="0" w:evenHBand="0" w:firstRowFirstColumn="0" w:firstRowLastColumn="0" w:lastRowFirstColumn="0" w:lastRowLastColumn="0"/>
              <w:rPr>
                <w:rFonts w:eastAsia="Times New Roman"/>
                <w:color w:val="auto"/>
              </w:rPr>
            </w:pPr>
            <w:r>
              <w:rPr>
                <w:rFonts w:eastAsia="Times New Roman"/>
                <w:color w:val="auto"/>
              </w:rPr>
              <w:t>Diana Cristina Sánchez Muñoz</w:t>
            </w:r>
          </w:p>
        </w:tc>
      </w:tr>
      <w:tr w:rsidR="0073440F" w:rsidRPr="0017266F" w14:paraId="3A4CF7BC" w14:textId="77777777" w:rsidTr="00F51D1D">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3964" w:type="dxa"/>
            <w:tcBorders>
              <w:top w:val="none" w:sz="0" w:space="0" w:color="auto"/>
              <w:bottom w:val="none" w:sz="0" w:space="0" w:color="auto"/>
              <w:right w:val="none" w:sz="0" w:space="0" w:color="auto"/>
            </w:tcBorders>
            <w:noWrap/>
            <w:hideMark/>
          </w:tcPr>
          <w:p w14:paraId="1A291632" w14:textId="04D49F39" w:rsidR="001249A0" w:rsidRPr="0017266F" w:rsidRDefault="006508AB" w:rsidP="001249A0">
            <w:pPr>
              <w:pStyle w:val="ECONORMAL"/>
              <w:spacing w:line="276" w:lineRule="auto"/>
              <w:rPr>
                <w:rFonts w:eastAsia="Times New Roman"/>
                <w:color w:val="auto"/>
              </w:rPr>
            </w:pPr>
            <w:r w:rsidRPr="0017266F">
              <w:rPr>
                <w:rFonts w:eastAsia="Times New Roman"/>
                <w:color w:val="auto"/>
              </w:rPr>
              <w:t xml:space="preserve">Código de actividad </w:t>
            </w:r>
            <w:r w:rsidR="001249A0" w:rsidRPr="0017266F">
              <w:rPr>
                <w:rFonts w:eastAsia="Times New Roman"/>
                <w:color w:val="auto"/>
              </w:rPr>
              <w:t xml:space="preserve">principal </w:t>
            </w:r>
          </w:p>
        </w:tc>
        <w:tc>
          <w:tcPr>
            <w:tcW w:w="5904" w:type="dxa"/>
            <w:tcBorders>
              <w:top w:val="none" w:sz="0" w:space="0" w:color="auto"/>
              <w:bottom w:val="none" w:sz="0" w:space="0" w:color="auto"/>
            </w:tcBorders>
            <w:hideMark/>
          </w:tcPr>
          <w:p w14:paraId="35452FF1" w14:textId="478DCBAD" w:rsidR="001249A0" w:rsidRPr="0017266F" w:rsidRDefault="006508AB" w:rsidP="001249A0">
            <w:pPr>
              <w:pStyle w:val="ECONORMAL"/>
              <w:spacing w:line="276" w:lineRule="auto"/>
              <w:cnfStyle w:val="000000100000" w:firstRow="0" w:lastRow="0" w:firstColumn="0" w:lastColumn="0" w:oddVBand="0" w:evenVBand="0" w:oddHBand="1" w:evenHBand="0" w:firstRowFirstColumn="0" w:firstRowLastColumn="0" w:lastRowFirstColumn="0" w:lastRowLastColumn="0"/>
              <w:rPr>
                <w:rFonts w:eastAsia="Times New Roman"/>
                <w:color w:val="auto"/>
              </w:rPr>
            </w:pPr>
            <w:r w:rsidRPr="006508AB">
              <w:rPr>
                <w:rFonts w:eastAsia="Times New Roman"/>
                <w:color w:val="auto"/>
              </w:rPr>
              <w:t>F4290</w:t>
            </w:r>
          </w:p>
        </w:tc>
      </w:tr>
      <w:tr w:rsidR="00801FF1" w:rsidRPr="0017266F" w14:paraId="2D6986E7" w14:textId="77777777" w:rsidTr="00F51D1D">
        <w:trPr>
          <w:trHeight w:val="313"/>
        </w:trPr>
        <w:tc>
          <w:tcPr>
            <w:cnfStyle w:val="001000000000" w:firstRow="0" w:lastRow="0" w:firstColumn="1" w:lastColumn="0" w:oddVBand="0" w:evenVBand="0" w:oddHBand="0" w:evenHBand="0" w:firstRowFirstColumn="0" w:firstRowLastColumn="0" w:lastRowFirstColumn="0" w:lastRowLastColumn="0"/>
            <w:tcW w:w="3964" w:type="dxa"/>
            <w:noWrap/>
          </w:tcPr>
          <w:p w14:paraId="6D1FDAC7" w14:textId="735523FE" w:rsidR="00801FF1" w:rsidRPr="0017266F" w:rsidRDefault="00801FF1" w:rsidP="001249A0">
            <w:pPr>
              <w:pStyle w:val="ECONORMAL"/>
              <w:spacing w:line="276" w:lineRule="auto"/>
              <w:rPr>
                <w:rFonts w:eastAsia="Times New Roman"/>
                <w:color w:val="auto"/>
              </w:rPr>
            </w:pPr>
            <w:r>
              <w:rPr>
                <w:rFonts w:eastAsia="Times New Roman"/>
                <w:color w:val="auto"/>
              </w:rPr>
              <w:t>Actividad Principal</w:t>
            </w:r>
          </w:p>
        </w:tc>
        <w:tc>
          <w:tcPr>
            <w:tcW w:w="5904" w:type="dxa"/>
          </w:tcPr>
          <w:p w14:paraId="7A19088A" w14:textId="7F8261EB" w:rsidR="00801FF1" w:rsidRPr="006508AB" w:rsidRDefault="00801FF1" w:rsidP="001249A0">
            <w:pPr>
              <w:pStyle w:val="ECONORMAL"/>
              <w:spacing w:line="276" w:lineRule="auto"/>
              <w:cnfStyle w:val="000000000000" w:firstRow="0" w:lastRow="0" w:firstColumn="0" w:lastColumn="0" w:oddVBand="0" w:evenVBand="0" w:oddHBand="0" w:evenHBand="0" w:firstRowFirstColumn="0" w:firstRowLastColumn="0" w:lastRowFirstColumn="0" w:lastRowLastColumn="0"/>
              <w:rPr>
                <w:rFonts w:eastAsia="Times New Roman"/>
                <w:color w:val="auto"/>
              </w:rPr>
            </w:pPr>
            <w:r w:rsidRPr="00801FF1">
              <w:rPr>
                <w:rFonts w:eastAsia="Times New Roman"/>
                <w:color w:val="auto"/>
              </w:rPr>
              <w:t>CONSTRUCCION DE OTRAS OBRAS DE INGENIERIA CIVIL</w:t>
            </w:r>
          </w:p>
        </w:tc>
      </w:tr>
      <w:tr w:rsidR="006508AB" w:rsidRPr="0017266F" w14:paraId="1946B902" w14:textId="77777777" w:rsidTr="00F51D1D">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3964" w:type="dxa"/>
            <w:noWrap/>
          </w:tcPr>
          <w:p w14:paraId="7A4593E7" w14:textId="5083225B" w:rsidR="006508AB" w:rsidRPr="0017266F" w:rsidRDefault="006508AB" w:rsidP="001249A0">
            <w:pPr>
              <w:pStyle w:val="ECONORMAL"/>
              <w:spacing w:line="276" w:lineRule="auto"/>
              <w:rPr>
                <w:rFonts w:eastAsia="Times New Roman"/>
                <w:color w:val="auto"/>
              </w:rPr>
            </w:pPr>
            <w:r w:rsidRPr="0017266F">
              <w:rPr>
                <w:rFonts w:eastAsia="Times New Roman"/>
                <w:color w:val="auto"/>
              </w:rPr>
              <w:t>Código de actividad</w:t>
            </w:r>
            <w:r>
              <w:rPr>
                <w:rFonts w:eastAsia="Times New Roman"/>
                <w:color w:val="auto"/>
              </w:rPr>
              <w:t xml:space="preserve"> Secundaria</w:t>
            </w:r>
          </w:p>
        </w:tc>
        <w:tc>
          <w:tcPr>
            <w:tcW w:w="5904" w:type="dxa"/>
          </w:tcPr>
          <w:p w14:paraId="5A480DD0" w14:textId="767D9743" w:rsidR="006508AB" w:rsidRPr="006508AB" w:rsidRDefault="006508AB" w:rsidP="001249A0">
            <w:pPr>
              <w:pStyle w:val="ECONORMAL"/>
              <w:spacing w:line="276" w:lineRule="auto"/>
              <w:cnfStyle w:val="000000100000" w:firstRow="0" w:lastRow="0" w:firstColumn="0" w:lastColumn="0" w:oddVBand="0" w:evenVBand="0" w:oddHBand="1" w:evenHBand="0" w:firstRowFirstColumn="0" w:firstRowLastColumn="0" w:lastRowFirstColumn="0" w:lastRowLastColumn="0"/>
              <w:rPr>
                <w:rFonts w:eastAsia="Times New Roman"/>
                <w:color w:val="auto"/>
              </w:rPr>
            </w:pPr>
            <w:r w:rsidRPr="006508AB">
              <w:rPr>
                <w:rFonts w:eastAsia="Times New Roman"/>
                <w:color w:val="auto"/>
              </w:rPr>
              <w:t>C3312</w:t>
            </w:r>
          </w:p>
        </w:tc>
      </w:tr>
      <w:tr w:rsidR="00801FF1" w:rsidRPr="0017266F" w14:paraId="74991C88" w14:textId="77777777" w:rsidTr="00F51D1D">
        <w:trPr>
          <w:trHeight w:val="313"/>
        </w:trPr>
        <w:tc>
          <w:tcPr>
            <w:cnfStyle w:val="001000000000" w:firstRow="0" w:lastRow="0" w:firstColumn="1" w:lastColumn="0" w:oddVBand="0" w:evenVBand="0" w:oddHBand="0" w:evenHBand="0" w:firstRowFirstColumn="0" w:firstRowLastColumn="0" w:lastRowFirstColumn="0" w:lastRowLastColumn="0"/>
            <w:tcW w:w="3964" w:type="dxa"/>
            <w:noWrap/>
          </w:tcPr>
          <w:p w14:paraId="4C3B3559" w14:textId="6E216BDB" w:rsidR="00801FF1" w:rsidRPr="0017266F" w:rsidRDefault="00801FF1" w:rsidP="001249A0">
            <w:pPr>
              <w:pStyle w:val="ECONORMAL"/>
              <w:spacing w:line="276" w:lineRule="auto"/>
              <w:rPr>
                <w:rFonts w:eastAsia="Times New Roman"/>
                <w:color w:val="auto"/>
              </w:rPr>
            </w:pPr>
            <w:r>
              <w:rPr>
                <w:rFonts w:eastAsia="Times New Roman"/>
                <w:color w:val="auto"/>
              </w:rPr>
              <w:t>Actividad Secundaria</w:t>
            </w:r>
          </w:p>
        </w:tc>
        <w:tc>
          <w:tcPr>
            <w:tcW w:w="5904" w:type="dxa"/>
          </w:tcPr>
          <w:p w14:paraId="167A804F" w14:textId="4434F383" w:rsidR="00801FF1" w:rsidRPr="006508AB" w:rsidRDefault="00801FF1" w:rsidP="001249A0">
            <w:pPr>
              <w:pStyle w:val="ECONORMAL"/>
              <w:spacing w:line="276" w:lineRule="auto"/>
              <w:cnfStyle w:val="000000000000" w:firstRow="0" w:lastRow="0" w:firstColumn="0" w:lastColumn="0" w:oddVBand="0" w:evenVBand="0" w:oddHBand="0" w:evenHBand="0" w:firstRowFirstColumn="0" w:firstRowLastColumn="0" w:lastRowFirstColumn="0" w:lastRowLastColumn="0"/>
              <w:rPr>
                <w:rFonts w:eastAsia="Times New Roman"/>
                <w:color w:val="auto"/>
              </w:rPr>
            </w:pPr>
            <w:r w:rsidRPr="00801FF1">
              <w:rPr>
                <w:rFonts w:eastAsia="Times New Roman"/>
                <w:color w:val="auto"/>
              </w:rPr>
              <w:t>MANTENIMIENTO Y REPARACION ESPECIALIZADO DE MAQUINARIA Y EQUIPO</w:t>
            </w:r>
          </w:p>
        </w:tc>
      </w:tr>
      <w:tr w:rsidR="006508AB" w:rsidRPr="0017266F" w14:paraId="5A40EA1F" w14:textId="77777777" w:rsidTr="00F51D1D">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3964" w:type="dxa"/>
            <w:noWrap/>
          </w:tcPr>
          <w:p w14:paraId="582FD9B4" w14:textId="3B32CADE" w:rsidR="006508AB" w:rsidRPr="0017266F" w:rsidRDefault="006508AB" w:rsidP="001249A0">
            <w:pPr>
              <w:pStyle w:val="ECONORMAL"/>
              <w:spacing w:line="276" w:lineRule="auto"/>
              <w:rPr>
                <w:rFonts w:eastAsia="Times New Roman"/>
                <w:color w:val="auto"/>
              </w:rPr>
            </w:pPr>
            <w:r w:rsidRPr="0017266F">
              <w:rPr>
                <w:rFonts w:eastAsia="Times New Roman"/>
                <w:color w:val="auto"/>
              </w:rPr>
              <w:t xml:space="preserve">Código de </w:t>
            </w:r>
            <w:r>
              <w:rPr>
                <w:rFonts w:eastAsia="Times New Roman"/>
                <w:color w:val="auto"/>
              </w:rPr>
              <w:t xml:space="preserve">otras </w:t>
            </w:r>
            <w:r w:rsidRPr="0017266F">
              <w:rPr>
                <w:rFonts w:eastAsia="Times New Roman"/>
                <w:color w:val="auto"/>
              </w:rPr>
              <w:t>actividad</w:t>
            </w:r>
            <w:r>
              <w:rPr>
                <w:rFonts w:eastAsia="Times New Roman"/>
                <w:color w:val="auto"/>
              </w:rPr>
              <w:t>es</w:t>
            </w:r>
          </w:p>
        </w:tc>
        <w:tc>
          <w:tcPr>
            <w:tcW w:w="5904" w:type="dxa"/>
          </w:tcPr>
          <w:p w14:paraId="3EBFAC47" w14:textId="6BEC9D42" w:rsidR="006508AB" w:rsidRPr="006508AB" w:rsidRDefault="00801FF1" w:rsidP="001249A0">
            <w:pPr>
              <w:pStyle w:val="ECONORMAL"/>
              <w:spacing w:line="276" w:lineRule="auto"/>
              <w:cnfStyle w:val="000000100000" w:firstRow="0" w:lastRow="0" w:firstColumn="0" w:lastColumn="0" w:oddVBand="0" w:evenVBand="0" w:oddHBand="1" w:evenHBand="0" w:firstRowFirstColumn="0" w:firstRowLastColumn="0" w:lastRowFirstColumn="0" w:lastRowLastColumn="0"/>
              <w:rPr>
                <w:rFonts w:eastAsia="Times New Roman"/>
                <w:color w:val="auto"/>
              </w:rPr>
            </w:pPr>
            <w:r w:rsidRPr="00801FF1">
              <w:rPr>
                <w:rFonts w:eastAsia="Times New Roman"/>
                <w:color w:val="auto"/>
              </w:rPr>
              <w:t>N7730</w:t>
            </w:r>
          </w:p>
        </w:tc>
      </w:tr>
      <w:tr w:rsidR="0073440F" w:rsidRPr="0017266F" w14:paraId="34FE8D11" w14:textId="77777777" w:rsidTr="00F51D1D">
        <w:trPr>
          <w:trHeight w:val="313"/>
        </w:trPr>
        <w:tc>
          <w:tcPr>
            <w:cnfStyle w:val="001000000000" w:firstRow="0" w:lastRow="0" w:firstColumn="1" w:lastColumn="0" w:oddVBand="0" w:evenVBand="0" w:oddHBand="0" w:evenHBand="0" w:firstRowFirstColumn="0" w:firstRowLastColumn="0" w:lastRowFirstColumn="0" w:lastRowLastColumn="0"/>
            <w:tcW w:w="3964" w:type="dxa"/>
            <w:tcBorders>
              <w:right w:val="none" w:sz="0" w:space="0" w:color="auto"/>
            </w:tcBorders>
            <w:noWrap/>
            <w:hideMark/>
          </w:tcPr>
          <w:p w14:paraId="35C8B034" w14:textId="37F6879A" w:rsidR="001249A0" w:rsidRPr="0017266F" w:rsidRDefault="00801FF1" w:rsidP="001249A0">
            <w:pPr>
              <w:pStyle w:val="ECONORMAL"/>
              <w:spacing w:line="276" w:lineRule="auto"/>
              <w:rPr>
                <w:rFonts w:eastAsia="Times New Roman"/>
                <w:color w:val="auto"/>
              </w:rPr>
            </w:pPr>
            <w:r>
              <w:rPr>
                <w:rFonts w:eastAsia="Times New Roman"/>
                <w:color w:val="auto"/>
              </w:rPr>
              <w:t xml:space="preserve">Otras </w:t>
            </w:r>
            <w:r w:rsidR="001249A0" w:rsidRPr="0017266F">
              <w:rPr>
                <w:rFonts w:eastAsia="Times New Roman"/>
                <w:color w:val="auto"/>
              </w:rPr>
              <w:t>Actividad</w:t>
            </w:r>
            <w:r>
              <w:rPr>
                <w:rFonts w:eastAsia="Times New Roman"/>
                <w:color w:val="auto"/>
              </w:rPr>
              <w:t>es</w:t>
            </w:r>
          </w:p>
        </w:tc>
        <w:tc>
          <w:tcPr>
            <w:tcW w:w="5904" w:type="dxa"/>
            <w:hideMark/>
          </w:tcPr>
          <w:p w14:paraId="6F1C8A9D" w14:textId="7CE8236D" w:rsidR="001249A0" w:rsidRPr="0017266F" w:rsidRDefault="00801FF1" w:rsidP="001249A0">
            <w:pPr>
              <w:pStyle w:val="ECONORMAL"/>
              <w:spacing w:line="276" w:lineRule="auto"/>
              <w:cnfStyle w:val="000000000000" w:firstRow="0" w:lastRow="0" w:firstColumn="0" w:lastColumn="0" w:oddVBand="0" w:evenVBand="0" w:oddHBand="0" w:evenHBand="0" w:firstRowFirstColumn="0" w:firstRowLastColumn="0" w:lastRowFirstColumn="0" w:lastRowLastColumn="0"/>
              <w:rPr>
                <w:rFonts w:eastAsia="Times New Roman"/>
                <w:color w:val="auto"/>
              </w:rPr>
            </w:pPr>
            <w:r w:rsidRPr="00801FF1">
              <w:rPr>
                <w:rFonts w:eastAsia="Times New Roman"/>
                <w:color w:val="auto"/>
              </w:rPr>
              <w:t>ALQUILER Y ARRENDAMIENTO DE OTROS TIPOS DE MAQUINARIA, EQUIPO Y BIENES TANGIBLES</w:t>
            </w:r>
            <w:r w:rsidRPr="0017266F">
              <w:rPr>
                <w:rFonts w:eastAsia="Times New Roman"/>
                <w:color w:val="auto"/>
              </w:rPr>
              <w:t>.</w:t>
            </w:r>
          </w:p>
        </w:tc>
      </w:tr>
      <w:tr w:rsidR="0073440F" w:rsidRPr="0017266F" w14:paraId="42D5CF71" w14:textId="77777777" w:rsidTr="00F51D1D">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3964" w:type="dxa"/>
            <w:tcBorders>
              <w:top w:val="none" w:sz="0" w:space="0" w:color="auto"/>
              <w:bottom w:val="none" w:sz="0" w:space="0" w:color="auto"/>
              <w:right w:val="none" w:sz="0" w:space="0" w:color="auto"/>
            </w:tcBorders>
            <w:noWrap/>
            <w:hideMark/>
          </w:tcPr>
          <w:p w14:paraId="24768B89" w14:textId="67C67462" w:rsidR="001249A0" w:rsidRPr="0017266F" w:rsidRDefault="001249A0" w:rsidP="001249A0">
            <w:pPr>
              <w:pStyle w:val="ECONORMAL"/>
              <w:spacing w:line="276" w:lineRule="auto"/>
              <w:rPr>
                <w:rFonts w:eastAsia="Times New Roman"/>
                <w:color w:val="auto"/>
              </w:rPr>
            </w:pPr>
            <w:r w:rsidRPr="0017266F">
              <w:rPr>
                <w:rFonts w:eastAsia="Times New Roman"/>
                <w:color w:val="auto"/>
              </w:rPr>
              <w:t xml:space="preserve">Dirección </w:t>
            </w:r>
            <w:r w:rsidR="00801FF1">
              <w:rPr>
                <w:rFonts w:eastAsia="Times New Roman"/>
                <w:color w:val="auto"/>
              </w:rPr>
              <w:t>de la empresa</w:t>
            </w:r>
            <w:r w:rsidRPr="0017266F">
              <w:rPr>
                <w:rFonts w:eastAsia="Times New Roman"/>
                <w:color w:val="auto"/>
              </w:rPr>
              <w:t xml:space="preserve"> </w:t>
            </w:r>
          </w:p>
        </w:tc>
        <w:tc>
          <w:tcPr>
            <w:tcW w:w="5904" w:type="dxa"/>
            <w:tcBorders>
              <w:top w:val="none" w:sz="0" w:space="0" w:color="auto"/>
              <w:bottom w:val="none" w:sz="0" w:space="0" w:color="auto"/>
            </w:tcBorders>
            <w:hideMark/>
          </w:tcPr>
          <w:p w14:paraId="72D3CFBF" w14:textId="4CA71DF8" w:rsidR="001249A0" w:rsidRPr="0017266F" w:rsidRDefault="00801FF1" w:rsidP="001249A0">
            <w:pPr>
              <w:pStyle w:val="ECONORMAL"/>
              <w:spacing w:line="276" w:lineRule="auto"/>
              <w:cnfStyle w:val="000000100000" w:firstRow="0" w:lastRow="0" w:firstColumn="0" w:lastColumn="0" w:oddVBand="0" w:evenVBand="0" w:oddHBand="1" w:evenHBand="0" w:firstRowFirstColumn="0" w:firstRowLastColumn="0" w:lastRowFirstColumn="0" w:lastRowLastColumn="0"/>
              <w:rPr>
                <w:rFonts w:eastAsia="Times New Roman"/>
                <w:color w:val="auto"/>
              </w:rPr>
            </w:pPr>
            <w:r w:rsidRPr="00801FF1">
              <w:rPr>
                <w:rFonts w:eastAsia="Times New Roman"/>
                <w:color w:val="auto"/>
              </w:rPr>
              <w:t>CR 34A 61</w:t>
            </w:r>
            <w:r w:rsidR="00FA3858">
              <w:rPr>
                <w:rFonts w:eastAsia="Times New Roman"/>
                <w:color w:val="auto"/>
              </w:rPr>
              <w:t>-</w:t>
            </w:r>
            <w:r w:rsidRPr="00801FF1">
              <w:rPr>
                <w:rFonts w:eastAsia="Times New Roman"/>
                <w:color w:val="auto"/>
              </w:rPr>
              <w:t xml:space="preserve"> 55 B</w:t>
            </w:r>
            <w:r w:rsidR="00FA3858">
              <w:rPr>
                <w:rFonts w:eastAsia="Times New Roman"/>
                <w:color w:val="auto"/>
              </w:rPr>
              <w:t>A</w:t>
            </w:r>
            <w:r w:rsidRPr="00801FF1">
              <w:rPr>
                <w:rFonts w:eastAsia="Times New Roman"/>
                <w:color w:val="auto"/>
              </w:rPr>
              <w:t>RR</w:t>
            </w:r>
            <w:r w:rsidR="00FA3858">
              <w:rPr>
                <w:rFonts w:eastAsia="Times New Roman"/>
                <w:color w:val="auto"/>
              </w:rPr>
              <w:t>IO</w:t>
            </w:r>
            <w:r w:rsidRPr="00801FF1">
              <w:rPr>
                <w:rFonts w:eastAsia="Times New Roman"/>
                <w:color w:val="auto"/>
              </w:rPr>
              <w:t xml:space="preserve"> GAITAN</w:t>
            </w:r>
          </w:p>
        </w:tc>
      </w:tr>
      <w:tr w:rsidR="0073440F" w:rsidRPr="0017266F" w14:paraId="536383C0" w14:textId="77777777" w:rsidTr="00F51D1D">
        <w:trPr>
          <w:trHeight w:val="364"/>
        </w:trPr>
        <w:tc>
          <w:tcPr>
            <w:cnfStyle w:val="001000000000" w:firstRow="0" w:lastRow="0" w:firstColumn="1" w:lastColumn="0" w:oddVBand="0" w:evenVBand="0" w:oddHBand="0" w:evenHBand="0" w:firstRowFirstColumn="0" w:firstRowLastColumn="0" w:lastRowFirstColumn="0" w:lastRowLastColumn="0"/>
            <w:tcW w:w="3964" w:type="dxa"/>
            <w:tcBorders>
              <w:right w:val="none" w:sz="0" w:space="0" w:color="auto"/>
            </w:tcBorders>
            <w:noWrap/>
          </w:tcPr>
          <w:p w14:paraId="73F6E939" w14:textId="77777777" w:rsidR="001249A0" w:rsidRPr="0017266F" w:rsidRDefault="001249A0" w:rsidP="001249A0">
            <w:pPr>
              <w:pStyle w:val="ECONORMAL"/>
              <w:spacing w:line="276" w:lineRule="auto"/>
              <w:rPr>
                <w:rFonts w:eastAsia="Times New Roman"/>
                <w:color w:val="auto"/>
              </w:rPr>
            </w:pPr>
            <w:r w:rsidRPr="0017266F">
              <w:rPr>
                <w:rFonts w:eastAsia="Times New Roman"/>
                <w:color w:val="auto"/>
              </w:rPr>
              <w:t>Teléfono</w:t>
            </w:r>
          </w:p>
        </w:tc>
        <w:tc>
          <w:tcPr>
            <w:tcW w:w="5904" w:type="dxa"/>
          </w:tcPr>
          <w:p w14:paraId="625E36A7" w14:textId="44D34CC4" w:rsidR="001249A0" w:rsidRPr="0017266F" w:rsidRDefault="001249A0" w:rsidP="001249A0">
            <w:pPr>
              <w:pStyle w:val="ECONORMAL"/>
              <w:spacing w:line="276" w:lineRule="auto"/>
              <w:cnfStyle w:val="000000000000" w:firstRow="0" w:lastRow="0" w:firstColumn="0" w:lastColumn="0" w:oddVBand="0" w:evenVBand="0" w:oddHBand="0" w:evenHBand="0" w:firstRowFirstColumn="0" w:firstRowLastColumn="0" w:lastRowFirstColumn="0" w:lastRowLastColumn="0"/>
              <w:rPr>
                <w:rFonts w:eastAsia="Times New Roman"/>
                <w:color w:val="auto"/>
              </w:rPr>
            </w:pPr>
            <w:r w:rsidRPr="0017266F">
              <w:rPr>
                <w:rFonts w:eastAsia="Times New Roman"/>
                <w:color w:val="auto"/>
              </w:rPr>
              <w:t>6</w:t>
            </w:r>
            <w:r w:rsidR="00801FF1">
              <w:rPr>
                <w:rFonts w:eastAsia="Times New Roman"/>
                <w:color w:val="auto"/>
              </w:rPr>
              <w:t>109835</w:t>
            </w:r>
          </w:p>
        </w:tc>
      </w:tr>
      <w:tr w:rsidR="0073440F" w:rsidRPr="0017266F" w14:paraId="75F83254" w14:textId="77777777" w:rsidTr="00F51D1D">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3964" w:type="dxa"/>
            <w:tcBorders>
              <w:right w:val="none" w:sz="0" w:space="0" w:color="auto"/>
            </w:tcBorders>
            <w:noWrap/>
          </w:tcPr>
          <w:p w14:paraId="2BC249D9" w14:textId="77777777" w:rsidR="001249A0" w:rsidRPr="0017266F" w:rsidRDefault="001249A0" w:rsidP="001249A0">
            <w:pPr>
              <w:pStyle w:val="ECONORMAL"/>
              <w:spacing w:line="276" w:lineRule="auto"/>
              <w:rPr>
                <w:rFonts w:eastAsia="Times New Roman"/>
                <w:color w:val="auto"/>
              </w:rPr>
            </w:pPr>
            <w:r w:rsidRPr="0017266F">
              <w:rPr>
                <w:rFonts w:eastAsia="Times New Roman"/>
                <w:color w:val="auto"/>
              </w:rPr>
              <w:t>Sector de ubicación de la empresa</w:t>
            </w:r>
          </w:p>
        </w:tc>
        <w:tc>
          <w:tcPr>
            <w:tcW w:w="5904" w:type="dxa"/>
          </w:tcPr>
          <w:p w14:paraId="5797CF4A" w14:textId="4249B1CD" w:rsidR="001249A0" w:rsidRPr="0017266F" w:rsidRDefault="00BF041E" w:rsidP="001249A0">
            <w:pPr>
              <w:pStyle w:val="ECONORMAL"/>
              <w:spacing w:line="276" w:lineRule="auto"/>
              <w:cnfStyle w:val="000000100000" w:firstRow="0" w:lastRow="0" w:firstColumn="0" w:lastColumn="0" w:oddVBand="0" w:evenVBand="0" w:oddHBand="1" w:evenHBand="0" w:firstRowFirstColumn="0" w:firstRowLastColumn="0" w:lastRowFirstColumn="0" w:lastRowLastColumn="0"/>
              <w:rPr>
                <w:rFonts w:eastAsia="Times New Roman"/>
                <w:color w:val="auto"/>
              </w:rPr>
            </w:pPr>
            <w:r>
              <w:rPr>
                <w:rFonts w:eastAsia="Times New Roman"/>
                <w:color w:val="auto"/>
              </w:rPr>
              <w:t>Comuna 3 Barrancabermeja</w:t>
            </w:r>
          </w:p>
        </w:tc>
      </w:tr>
    </w:tbl>
    <w:p w14:paraId="71D12653" w14:textId="7C24E795" w:rsidR="00F51D1D" w:rsidRDefault="001249A0" w:rsidP="0026541B">
      <w:pPr>
        <w:pStyle w:val="ECONORMAL"/>
        <w:spacing w:line="276" w:lineRule="auto"/>
        <w:jc w:val="center"/>
        <w:rPr>
          <w:szCs w:val="20"/>
        </w:rPr>
      </w:pPr>
      <w:bookmarkStart w:id="80" w:name="_Toc457198629"/>
      <w:r w:rsidRPr="0017266F">
        <w:rPr>
          <w:rFonts w:eastAsia="Times New Roman"/>
        </w:rPr>
        <w:t xml:space="preserve">Fuente: </w:t>
      </w:r>
      <w:r w:rsidR="00CD47D5" w:rsidRPr="00FE6122">
        <w:rPr>
          <w:szCs w:val="20"/>
        </w:rPr>
        <w:t>INGENIERÍA Y SERVICIOS DE COLOMBIA D&amp;R SAS</w:t>
      </w:r>
    </w:p>
    <w:p w14:paraId="2ED5433B" w14:textId="77777777" w:rsidR="0026100A" w:rsidRPr="0017266F" w:rsidRDefault="0026100A" w:rsidP="0026541B">
      <w:pPr>
        <w:pStyle w:val="ECONORMAL"/>
        <w:spacing w:line="276" w:lineRule="auto"/>
        <w:jc w:val="center"/>
        <w:rPr>
          <w:rFonts w:eastAsia="Times New Roman"/>
        </w:rPr>
      </w:pPr>
    </w:p>
    <w:p w14:paraId="3A239386" w14:textId="422375E5" w:rsidR="00D13EE0" w:rsidRPr="0017266F" w:rsidRDefault="001249A0" w:rsidP="0026541B">
      <w:pPr>
        <w:pStyle w:val="Ttulo2"/>
        <w:spacing w:before="0" w:beforeAutospacing="0" w:after="0" w:afterAutospacing="0"/>
      </w:pPr>
      <w:bookmarkStart w:id="81" w:name="_Toc53825687"/>
      <w:bookmarkEnd w:id="80"/>
      <w:r w:rsidRPr="0017266F">
        <w:t>PROPOSITO CENTRAL</w:t>
      </w:r>
      <w:bookmarkEnd w:id="81"/>
    </w:p>
    <w:p w14:paraId="656EB458" w14:textId="77777777" w:rsidR="0026541B" w:rsidRPr="0017266F" w:rsidRDefault="0026541B" w:rsidP="0026541B">
      <w:pPr>
        <w:pStyle w:val="Ttulo2"/>
        <w:numPr>
          <w:ilvl w:val="0"/>
          <w:numId w:val="0"/>
        </w:numPr>
        <w:spacing w:before="0" w:beforeAutospacing="0" w:after="0" w:afterAutospacing="0"/>
      </w:pPr>
    </w:p>
    <w:p w14:paraId="10A10AF4" w14:textId="42780680" w:rsidR="001249A0" w:rsidRPr="0017266F" w:rsidRDefault="000D69C9" w:rsidP="0026541B">
      <w:pPr>
        <w:pStyle w:val="ECONORMAL"/>
        <w:rPr>
          <w:sz w:val="24"/>
          <w:szCs w:val="24"/>
          <w:lang w:eastAsia="es-AR"/>
        </w:rPr>
      </w:pPr>
      <w:r w:rsidRPr="00FE6122">
        <w:rPr>
          <w:szCs w:val="20"/>
        </w:rPr>
        <w:t>INGENIERÍA Y SERVICIOS DE COLOMBIA D&amp;R SAS</w:t>
      </w:r>
      <w:r w:rsidRPr="0017266F">
        <w:rPr>
          <w:sz w:val="24"/>
          <w:szCs w:val="24"/>
          <w:lang w:eastAsia="es-AR"/>
        </w:rPr>
        <w:t xml:space="preserve"> </w:t>
      </w:r>
      <w:r w:rsidR="00071D27" w:rsidRPr="0017266F">
        <w:rPr>
          <w:sz w:val="24"/>
          <w:szCs w:val="24"/>
          <w:lang w:eastAsia="es-AR"/>
        </w:rPr>
        <w:t>es una</w:t>
      </w:r>
      <w:r w:rsidR="001249A0" w:rsidRPr="0017266F">
        <w:rPr>
          <w:sz w:val="24"/>
          <w:szCs w:val="24"/>
          <w:lang w:eastAsia="es-AR"/>
        </w:rPr>
        <w:t xml:space="preserve"> empresa</w:t>
      </w:r>
      <w:r w:rsidR="00BF041E" w:rsidRPr="00BF041E">
        <w:t xml:space="preserve"> </w:t>
      </w:r>
      <w:r w:rsidR="00BF041E" w:rsidRPr="00BF041E">
        <w:rPr>
          <w:sz w:val="24"/>
          <w:szCs w:val="24"/>
          <w:lang w:eastAsia="es-AR"/>
        </w:rPr>
        <w:t>dedicada a la Construcción de Obra Civil y de Infraestructura; Montaje Electromecánico; Montaje eléctrico, Instrumentación y Control; Proyectos de Ingeniería; Medio Ambiente; Logística y Suministros; Alquiler de Equipos y Vehículos; Aseo y servicios; Suministros de Alimentación; Tecnología y Ambiente; Publicidad y Diseño; e Infraestructura Petrolera</w:t>
      </w:r>
      <w:r w:rsidR="00BF041E">
        <w:rPr>
          <w:sz w:val="24"/>
          <w:szCs w:val="24"/>
          <w:lang w:eastAsia="es-AR"/>
        </w:rPr>
        <w:t>, t</w:t>
      </w:r>
      <w:r w:rsidR="00BF041E" w:rsidRPr="0017266F">
        <w:rPr>
          <w:sz w:val="24"/>
          <w:szCs w:val="24"/>
          <w:lang w:eastAsia="es-AR"/>
        </w:rPr>
        <w:t>rabaja</w:t>
      </w:r>
      <w:r w:rsidR="001249A0" w:rsidRPr="0017266F">
        <w:rPr>
          <w:sz w:val="24"/>
          <w:szCs w:val="24"/>
          <w:lang w:eastAsia="es-AR"/>
        </w:rPr>
        <w:t xml:space="preserve"> con integridad y compromiso con la vida, para generar valor de manera sostenible, en armonía con </w:t>
      </w:r>
      <w:r w:rsidR="00071D27" w:rsidRPr="0017266F">
        <w:rPr>
          <w:sz w:val="24"/>
          <w:szCs w:val="24"/>
          <w:lang w:eastAsia="es-AR"/>
        </w:rPr>
        <w:t>sus</w:t>
      </w:r>
      <w:r w:rsidR="001249A0" w:rsidRPr="0017266F">
        <w:rPr>
          <w:sz w:val="24"/>
          <w:szCs w:val="24"/>
          <w:lang w:eastAsia="es-AR"/>
        </w:rPr>
        <w:t xml:space="preserve"> clientes, trabajadores y proveedores, contribuyendo al desarrollo regional.</w:t>
      </w:r>
    </w:p>
    <w:p w14:paraId="331905C0" w14:textId="77777777" w:rsidR="00D13EE0" w:rsidRPr="0017266F" w:rsidRDefault="00D13EE0" w:rsidP="00F51D1D">
      <w:pPr>
        <w:pStyle w:val="ECONORMAL"/>
        <w:spacing w:line="276" w:lineRule="auto"/>
        <w:rPr>
          <w:sz w:val="24"/>
          <w:szCs w:val="24"/>
          <w:lang w:eastAsia="es-AR"/>
        </w:rPr>
      </w:pPr>
    </w:p>
    <w:p w14:paraId="4335D3C9" w14:textId="1BD8CA70" w:rsidR="00993AC0" w:rsidRPr="0017266F" w:rsidRDefault="001249A0" w:rsidP="0026541B">
      <w:pPr>
        <w:pStyle w:val="Ttulo2"/>
        <w:spacing w:before="0" w:beforeAutospacing="0" w:after="0" w:afterAutospacing="0"/>
        <w:rPr>
          <w:szCs w:val="36"/>
        </w:rPr>
      </w:pPr>
      <w:bookmarkStart w:id="82" w:name="_Toc53825688"/>
      <w:r w:rsidRPr="0017266F">
        <w:t>OBJETIVO RETADOR</w:t>
      </w:r>
      <w:bookmarkEnd w:id="82"/>
    </w:p>
    <w:p w14:paraId="66DAF7A3" w14:textId="77777777" w:rsidR="00D13EE0" w:rsidRPr="0017266F" w:rsidRDefault="00D13EE0" w:rsidP="0026541B">
      <w:pPr>
        <w:pStyle w:val="Ttulo2"/>
        <w:numPr>
          <w:ilvl w:val="0"/>
          <w:numId w:val="0"/>
        </w:numPr>
        <w:spacing w:before="0" w:beforeAutospacing="0" w:after="0" w:afterAutospacing="0"/>
      </w:pPr>
    </w:p>
    <w:p w14:paraId="244A95B1" w14:textId="3E31F82D" w:rsidR="0026541B" w:rsidRDefault="00D37F69" w:rsidP="0026541B">
      <w:pPr>
        <w:pStyle w:val="ECONORMAL"/>
        <w:rPr>
          <w:sz w:val="24"/>
          <w:szCs w:val="24"/>
        </w:rPr>
      </w:pPr>
      <w:bookmarkStart w:id="83" w:name="_Toc457198631"/>
      <w:r>
        <w:rPr>
          <w:sz w:val="24"/>
          <w:szCs w:val="24"/>
        </w:rPr>
        <w:t>Para el año 2025</w:t>
      </w:r>
      <w:r w:rsidR="00BF041E" w:rsidRPr="00BF041E">
        <w:rPr>
          <w:sz w:val="24"/>
          <w:szCs w:val="24"/>
        </w:rPr>
        <w:t xml:space="preserve"> </w:t>
      </w:r>
      <w:r w:rsidR="00BF041E">
        <w:rPr>
          <w:sz w:val="24"/>
          <w:szCs w:val="24"/>
        </w:rPr>
        <w:t xml:space="preserve">INGENIERIA Y SERVICIOS DE COLOMBIA D&amp;R SAS </w:t>
      </w:r>
      <w:r w:rsidR="00BF041E" w:rsidRPr="00BF041E">
        <w:rPr>
          <w:sz w:val="24"/>
          <w:szCs w:val="24"/>
        </w:rPr>
        <w:t>estaremos posicionados nacionalmente como una empresa líder en la prestación de servicios y ejecución de proyectos de ingeniería y construcción, así como montaje y mantenimiento de plantas industriales, implementando nuevas tecnologías y alianzas estratégicas que nos permitan estar a la vanguardia de la industria.</w:t>
      </w:r>
    </w:p>
    <w:p w14:paraId="02322468" w14:textId="77777777" w:rsidR="00BF041E" w:rsidRPr="0017266F" w:rsidRDefault="00BF041E" w:rsidP="0026541B">
      <w:pPr>
        <w:pStyle w:val="ECONORMAL"/>
        <w:rPr>
          <w:sz w:val="24"/>
          <w:szCs w:val="24"/>
        </w:rPr>
      </w:pPr>
    </w:p>
    <w:p w14:paraId="609D40D4" w14:textId="6E9E3D0B" w:rsidR="0026541B" w:rsidRPr="0090150F" w:rsidRDefault="001249A0" w:rsidP="0090150F">
      <w:pPr>
        <w:pStyle w:val="Ttulo2"/>
        <w:spacing w:before="0" w:beforeAutospacing="0" w:after="0" w:afterAutospacing="0"/>
        <w:rPr>
          <w:szCs w:val="36"/>
        </w:rPr>
      </w:pPr>
      <w:bookmarkStart w:id="84" w:name="_Toc53825689"/>
      <w:r w:rsidRPr="0017266F">
        <w:t>VALORES CORPORATIVOS</w:t>
      </w:r>
      <w:bookmarkEnd w:id="83"/>
      <w:bookmarkEnd w:id="84"/>
    </w:p>
    <w:p w14:paraId="744383B7" w14:textId="4C847533" w:rsidR="002D1C62" w:rsidRPr="00AC48A2" w:rsidRDefault="001E4088" w:rsidP="00AC48A2">
      <w:pPr>
        <w:pStyle w:val="Ttulo2"/>
        <w:numPr>
          <w:ilvl w:val="0"/>
          <w:numId w:val="0"/>
        </w:numPr>
        <w:rPr>
          <w:b w:val="0"/>
          <w:szCs w:val="36"/>
        </w:rPr>
      </w:pPr>
      <w:bookmarkStart w:id="85" w:name="_Toc53825690"/>
      <w:r>
        <w:rPr>
          <w:szCs w:val="36"/>
        </w:rPr>
        <w:lastRenderedPageBreak/>
        <w:t>SERVICIO</w:t>
      </w:r>
      <w:r w:rsidR="00C24F22">
        <w:rPr>
          <w:szCs w:val="36"/>
        </w:rPr>
        <w:t>:</w:t>
      </w:r>
      <w:r w:rsidR="00C24F22" w:rsidRPr="00C24F22">
        <w:t xml:space="preserve"> </w:t>
      </w:r>
      <w:r w:rsidR="00AC48A2" w:rsidRPr="00AC48A2">
        <w:rPr>
          <w:b w:val="0"/>
          <w:caps w:val="0"/>
          <w:szCs w:val="36"/>
        </w:rPr>
        <w:t>ser empático</w:t>
      </w:r>
      <w:r w:rsidR="00AC48A2">
        <w:rPr>
          <w:b w:val="0"/>
          <w:caps w:val="0"/>
          <w:szCs w:val="36"/>
        </w:rPr>
        <w:t xml:space="preserve">, </w:t>
      </w:r>
      <w:r w:rsidR="00AC48A2" w:rsidRPr="00AC48A2">
        <w:rPr>
          <w:b w:val="0"/>
          <w:caps w:val="0"/>
          <w:szCs w:val="36"/>
        </w:rPr>
        <w:t>mostrar interés por el problema del cliente</w:t>
      </w:r>
      <w:r w:rsidR="00AC48A2">
        <w:rPr>
          <w:b w:val="0"/>
          <w:caps w:val="0"/>
          <w:szCs w:val="36"/>
        </w:rPr>
        <w:t xml:space="preserve">, </w:t>
      </w:r>
      <w:r w:rsidR="00AC48A2" w:rsidRPr="00AC48A2">
        <w:rPr>
          <w:b w:val="0"/>
          <w:caps w:val="0"/>
          <w:szCs w:val="36"/>
        </w:rPr>
        <w:t>canalizar con eficiencia las incidencias que pueda presentar el cliente respecto al producto a fin de mitigarlas</w:t>
      </w:r>
      <w:r w:rsidR="00AC48A2">
        <w:rPr>
          <w:b w:val="0"/>
          <w:caps w:val="0"/>
          <w:szCs w:val="36"/>
        </w:rPr>
        <w:t xml:space="preserve">, </w:t>
      </w:r>
      <w:r w:rsidR="00AC48A2" w:rsidRPr="00AC48A2">
        <w:rPr>
          <w:b w:val="0"/>
          <w:caps w:val="0"/>
          <w:szCs w:val="36"/>
        </w:rPr>
        <w:t>sonreír al cliente</w:t>
      </w:r>
      <w:r w:rsidR="00AC48A2">
        <w:rPr>
          <w:b w:val="0"/>
          <w:caps w:val="0"/>
          <w:szCs w:val="36"/>
        </w:rPr>
        <w:t>, H</w:t>
      </w:r>
      <w:r w:rsidR="00AC48A2" w:rsidRPr="00AC48A2">
        <w:rPr>
          <w:b w:val="0"/>
          <w:caps w:val="0"/>
          <w:szCs w:val="36"/>
        </w:rPr>
        <w:t>acer preguntas para tener claro cuál es el problema</w:t>
      </w:r>
      <w:r w:rsidR="00AC48A2">
        <w:rPr>
          <w:b w:val="0"/>
          <w:caps w:val="0"/>
          <w:szCs w:val="36"/>
        </w:rPr>
        <w:t>, b</w:t>
      </w:r>
      <w:r w:rsidR="00AC48A2" w:rsidRPr="00AC48A2">
        <w:rPr>
          <w:b w:val="0"/>
          <w:caps w:val="0"/>
          <w:szCs w:val="36"/>
        </w:rPr>
        <w:t>uscar soluciones que estén a la mano</w:t>
      </w:r>
      <w:r w:rsidR="00AC48A2">
        <w:rPr>
          <w:b w:val="0"/>
          <w:caps w:val="0"/>
          <w:szCs w:val="36"/>
        </w:rPr>
        <w:t xml:space="preserve">, </w:t>
      </w:r>
      <w:r w:rsidR="00AC48A2" w:rsidRPr="00AC48A2">
        <w:rPr>
          <w:b w:val="0"/>
          <w:caps w:val="0"/>
          <w:szCs w:val="36"/>
        </w:rPr>
        <w:t>acompañar al cliente a contactar con alguien que pueda resolverle el problema</w:t>
      </w:r>
      <w:r w:rsidR="00AC48A2">
        <w:rPr>
          <w:b w:val="0"/>
          <w:caps w:val="0"/>
          <w:szCs w:val="36"/>
        </w:rPr>
        <w:t xml:space="preserve">, </w:t>
      </w:r>
      <w:r w:rsidR="00AC48A2" w:rsidRPr="00AC48A2">
        <w:rPr>
          <w:b w:val="0"/>
          <w:caps w:val="0"/>
          <w:szCs w:val="36"/>
        </w:rPr>
        <w:t>pedir disculpas por los problemas causados</w:t>
      </w:r>
      <w:r w:rsidR="00AC48A2">
        <w:rPr>
          <w:b w:val="0"/>
          <w:caps w:val="0"/>
          <w:szCs w:val="36"/>
        </w:rPr>
        <w:t xml:space="preserve">, </w:t>
      </w:r>
      <w:r w:rsidR="00AC48A2" w:rsidRPr="00AC48A2">
        <w:rPr>
          <w:b w:val="0"/>
          <w:caps w:val="0"/>
          <w:szCs w:val="36"/>
        </w:rPr>
        <w:t>tratarlos con cariño y respeto.</w:t>
      </w:r>
      <w:bookmarkEnd w:id="85"/>
    </w:p>
    <w:p w14:paraId="293C5F2E" w14:textId="4822178B" w:rsidR="001E4088" w:rsidRDefault="001E4088" w:rsidP="0026541B">
      <w:pPr>
        <w:pStyle w:val="Ttulo2"/>
        <w:numPr>
          <w:ilvl w:val="0"/>
          <w:numId w:val="0"/>
        </w:numPr>
        <w:spacing w:before="0" w:beforeAutospacing="0" w:after="0" w:afterAutospacing="0"/>
        <w:rPr>
          <w:szCs w:val="36"/>
        </w:rPr>
      </w:pPr>
      <w:bookmarkStart w:id="86" w:name="_Toc53825691"/>
      <w:r>
        <w:rPr>
          <w:szCs w:val="36"/>
        </w:rPr>
        <w:t>RESPONSABILIDAD</w:t>
      </w:r>
      <w:r w:rsidR="00C24F22">
        <w:rPr>
          <w:szCs w:val="36"/>
        </w:rPr>
        <w:t>:</w:t>
      </w:r>
      <w:r w:rsidR="00C24F22" w:rsidRPr="00C24F22">
        <w:t xml:space="preserve"> </w:t>
      </w:r>
      <w:r w:rsidR="00C24F22" w:rsidRPr="00C24F22">
        <w:rPr>
          <w:szCs w:val="36"/>
        </w:rPr>
        <w:t xml:space="preserve"> </w:t>
      </w:r>
      <w:r w:rsidR="00C24F22" w:rsidRPr="00C24F22">
        <w:rPr>
          <w:b w:val="0"/>
          <w:caps w:val="0"/>
          <w:szCs w:val="36"/>
        </w:rPr>
        <w:t>cumplimiento de objetivos, puntualidad, calidad, autogestión, orden y aseo.</w:t>
      </w:r>
      <w:bookmarkEnd w:id="86"/>
    </w:p>
    <w:p w14:paraId="7FE7662C" w14:textId="77777777" w:rsidR="002D1C62" w:rsidRDefault="002D1C62" w:rsidP="0026541B">
      <w:pPr>
        <w:pStyle w:val="Ttulo2"/>
        <w:numPr>
          <w:ilvl w:val="0"/>
          <w:numId w:val="0"/>
        </w:numPr>
        <w:spacing w:before="0" w:beforeAutospacing="0" w:after="0" w:afterAutospacing="0"/>
        <w:rPr>
          <w:szCs w:val="36"/>
        </w:rPr>
      </w:pPr>
    </w:p>
    <w:p w14:paraId="2F1F2380" w14:textId="27D59A68" w:rsidR="001E4088" w:rsidRDefault="001E4088" w:rsidP="0026541B">
      <w:pPr>
        <w:pStyle w:val="Ttulo2"/>
        <w:numPr>
          <w:ilvl w:val="0"/>
          <w:numId w:val="0"/>
        </w:numPr>
        <w:spacing w:before="0" w:beforeAutospacing="0" w:after="0" w:afterAutospacing="0"/>
        <w:rPr>
          <w:szCs w:val="36"/>
        </w:rPr>
      </w:pPr>
      <w:bookmarkStart w:id="87" w:name="_Toc53825692"/>
      <w:r>
        <w:rPr>
          <w:szCs w:val="36"/>
        </w:rPr>
        <w:t>RESPETO</w:t>
      </w:r>
      <w:r w:rsidR="00C24F22">
        <w:rPr>
          <w:szCs w:val="36"/>
        </w:rPr>
        <w:t>:</w:t>
      </w:r>
      <w:r w:rsidR="00C24F22" w:rsidRPr="00C24F22">
        <w:t xml:space="preserve"> </w:t>
      </w:r>
      <w:r w:rsidR="00C24F22" w:rsidRPr="00C24F22">
        <w:rPr>
          <w:b w:val="0"/>
          <w:caps w:val="0"/>
        </w:rPr>
        <w:t>escucha activa, indagar, evaluar y retroalimentar, lenguaje apropiado, reconocimiento del logro, reconocimiento de los niveles jerárquicos.</w:t>
      </w:r>
      <w:bookmarkEnd w:id="87"/>
    </w:p>
    <w:p w14:paraId="37072DE1" w14:textId="77777777" w:rsidR="002D1C62" w:rsidRDefault="002D1C62" w:rsidP="0026541B">
      <w:pPr>
        <w:pStyle w:val="Ttulo2"/>
        <w:numPr>
          <w:ilvl w:val="0"/>
          <w:numId w:val="0"/>
        </w:numPr>
        <w:spacing w:before="0" w:beforeAutospacing="0" w:after="0" w:afterAutospacing="0"/>
        <w:rPr>
          <w:szCs w:val="36"/>
        </w:rPr>
      </w:pPr>
    </w:p>
    <w:p w14:paraId="746FAF79" w14:textId="0C17027A" w:rsidR="002D1C62" w:rsidRPr="0090150F" w:rsidRDefault="001E4088" w:rsidP="0026541B">
      <w:pPr>
        <w:pStyle w:val="Ttulo2"/>
        <w:numPr>
          <w:ilvl w:val="0"/>
          <w:numId w:val="0"/>
        </w:numPr>
        <w:spacing w:before="0" w:beforeAutospacing="0" w:after="0" w:afterAutospacing="0"/>
        <w:rPr>
          <w:b w:val="0"/>
          <w:szCs w:val="36"/>
        </w:rPr>
      </w:pPr>
      <w:bookmarkStart w:id="88" w:name="_Toc53825693"/>
      <w:r>
        <w:rPr>
          <w:szCs w:val="36"/>
        </w:rPr>
        <w:t>PROFESIONALISMO</w:t>
      </w:r>
      <w:r w:rsidR="00C24F22">
        <w:rPr>
          <w:szCs w:val="36"/>
        </w:rPr>
        <w:t>:</w:t>
      </w:r>
      <w:r w:rsidR="00C24F22" w:rsidRPr="00C24F22">
        <w:t xml:space="preserve"> </w:t>
      </w:r>
      <w:r w:rsidR="00C24F22" w:rsidRPr="00C24F22">
        <w:rPr>
          <w:b w:val="0"/>
          <w:caps w:val="0"/>
        </w:rPr>
        <w:t>apertura y flexibilidad al cambio, identificación de oportunidades, incorporación de mejores prácticas.</w:t>
      </w:r>
      <w:bookmarkEnd w:id="88"/>
    </w:p>
    <w:p w14:paraId="5299916E" w14:textId="77777777" w:rsidR="0090150F" w:rsidRPr="0090150F" w:rsidRDefault="001249A0" w:rsidP="0090150F">
      <w:pPr>
        <w:pStyle w:val="Ttulo2"/>
        <w:rPr>
          <w:szCs w:val="36"/>
        </w:rPr>
      </w:pPr>
      <w:bookmarkStart w:id="89" w:name="_Toc53825694"/>
      <w:r w:rsidRPr="0017266F">
        <w:t>LOCALIZACIÓN</w:t>
      </w:r>
      <w:bookmarkStart w:id="90" w:name="_Toc457198370"/>
      <w:bookmarkEnd w:id="89"/>
    </w:p>
    <w:p w14:paraId="6DF7A482" w14:textId="4F7C1B61" w:rsidR="001249A0" w:rsidRPr="0090150F" w:rsidRDefault="0090150F" w:rsidP="0090150F">
      <w:pPr>
        <w:pStyle w:val="Ttulo2"/>
        <w:numPr>
          <w:ilvl w:val="0"/>
          <w:numId w:val="0"/>
        </w:numPr>
        <w:jc w:val="center"/>
        <w:rPr>
          <w:szCs w:val="36"/>
        </w:rPr>
      </w:pPr>
      <w:bookmarkStart w:id="91" w:name="_Toc53825695"/>
      <w:r>
        <w:rPr>
          <w:noProof/>
          <w:lang w:bidi="ar-SA"/>
        </w:rPr>
        <mc:AlternateContent>
          <mc:Choice Requires="wps">
            <w:drawing>
              <wp:anchor distT="0" distB="0" distL="114300" distR="114300" simplePos="0" relativeHeight="251716608" behindDoc="0" locked="0" layoutInCell="1" allowOverlap="1" wp14:anchorId="1F9E17A4" wp14:editId="06665E96">
                <wp:simplePos x="0" y="0"/>
                <wp:positionH relativeFrom="column">
                  <wp:posOffset>525942</wp:posOffset>
                </wp:positionH>
                <wp:positionV relativeFrom="paragraph">
                  <wp:posOffset>290195</wp:posOffset>
                </wp:positionV>
                <wp:extent cx="914400" cy="404038"/>
                <wp:effectExtent l="0" t="0" r="0" b="1905"/>
                <wp:wrapNone/>
                <wp:docPr id="9" name="Cuadro de texto 9"/>
                <wp:cNvGraphicFramePr/>
                <a:graphic xmlns:a="http://schemas.openxmlformats.org/drawingml/2006/main">
                  <a:graphicData uri="http://schemas.microsoft.com/office/word/2010/wordprocessingShape">
                    <wps:wsp>
                      <wps:cNvSpPr txBox="1"/>
                      <wps:spPr>
                        <a:xfrm>
                          <a:off x="0" y="0"/>
                          <a:ext cx="914400" cy="404038"/>
                        </a:xfrm>
                        <a:prstGeom prst="rect">
                          <a:avLst/>
                        </a:prstGeom>
                        <a:noFill/>
                        <a:ln w="6350">
                          <a:noFill/>
                        </a:ln>
                      </wps:spPr>
                      <wps:txbx>
                        <w:txbxContent>
                          <w:p w14:paraId="29572CA3" w14:textId="492AFC41" w:rsidR="00D944B4" w:rsidRPr="00D944B4" w:rsidRDefault="00D944B4">
                            <w:pPr>
                              <w:rPr>
                                <w:rFonts w:ascii="Abadi" w:hAnsi="Abadi"/>
                                <w:sz w:val="26"/>
                                <w:lang w:val="es-MX"/>
                              </w:rPr>
                            </w:pPr>
                            <w:r w:rsidRPr="00D944B4">
                              <w:rPr>
                                <w:rFonts w:ascii="Abadi" w:hAnsi="Abadi"/>
                                <w:sz w:val="26"/>
                                <w:lang w:val="es-MX"/>
                              </w:rPr>
                              <w:t>INSERCOL D&amp;R S.A.S.</w:t>
                            </w:r>
                          </w:p>
                          <w:p w14:paraId="54DD2D07" w14:textId="51A8BA16" w:rsidR="00D944B4" w:rsidRPr="00D944B4" w:rsidRDefault="00D944B4">
                            <w:pPr>
                              <w:rPr>
                                <w:rFonts w:ascii="Abadi" w:hAnsi="Abadi"/>
                                <w:sz w:val="16"/>
                                <w:lang w:val="es-MX"/>
                              </w:rPr>
                            </w:pPr>
                            <w:r w:rsidRPr="00D944B4">
                              <w:rPr>
                                <w:rFonts w:ascii="Abadi" w:hAnsi="Abadi"/>
                                <w:sz w:val="16"/>
                                <w:lang w:val="es-MX"/>
                              </w:rPr>
                              <w:t>UBICACIÓN OFICINAS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9E17A4" id="_x0000_t202" coordsize="21600,21600" o:spt="202" path="m,l,21600r21600,l21600,xe">
                <v:stroke joinstyle="miter"/>
                <v:path gradientshapeok="t" o:connecttype="rect"/>
              </v:shapetype>
              <v:shape id="Cuadro de texto 9" o:spid="_x0000_s1026" type="#_x0000_t202" style="position:absolute;left:0;text-align:left;margin-left:41.4pt;margin-top:22.85pt;width:1in;height:31.8pt;z-index:2517166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" filled="f" stroked="f" strokeweight=".5pt">
                <v:textbox>
                  <w:txbxContent>
                    <w:p w14:paraId="29572CA3" w14:textId="492AFC41" w:rsidR="00D944B4" w:rsidRPr="00D944B4" w:rsidRDefault="00D944B4">
                      <w:pPr>
                        <w:rPr>
                          <w:rFonts w:ascii="Abadi" w:hAnsi="Abadi"/>
                          <w:sz w:val="26"/>
                          <w:lang w:val="es-MX"/>
                        </w:rPr>
                      </w:pPr>
                      <w:r w:rsidRPr="00D944B4">
                        <w:rPr>
                          <w:rFonts w:ascii="Abadi" w:hAnsi="Abadi"/>
                          <w:sz w:val="26"/>
                          <w:lang w:val="es-MX"/>
                        </w:rPr>
                        <w:t>INSERCOL D&amp;R S.A.S.</w:t>
                      </w:r>
                    </w:p>
                    <w:p w14:paraId="54DD2D07" w14:textId="51A8BA16" w:rsidR="00D944B4" w:rsidRPr="00D944B4" w:rsidRDefault="00D944B4">
                      <w:pPr>
                        <w:rPr>
                          <w:rFonts w:ascii="Abadi" w:hAnsi="Abadi"/>
                          <w:sz w:val="16"/>
                          <w:lang w:val="es-MX"/>
                        </w:rPr>
                      </w:pPr>
                      <w:r w:rsidRPr="00D944B4">
                        <w:rPr>
                          <w:rFonts w:ascii="Abadi" w:hAnsi="Abadi"/>
                          <w:sz w:val="16"/>
                          <w:lang w:val="es-MX"/>
                        </w:rPr>
                        <w:t>UBICACIÓN OFICINAS</w:t>
                      </w:r>
                    </w:p>
                  </w:txbxContent>
                </v:textbox>
              </v:shape>
            </w:pict>
          </mc:Fallback>
        </mc:AlternateContent>
      </w:r>
      <w:r>
        <w:rPr>
          <w:noProof/>
          <w:lang w:bidi="ar-SA"/>
        </w:rPr>
        <mc:AlternateContent>
          <mc:Choice Requires="wps">
            <w:drawing>
              <wp:anchor distT="0" distB="0" distL="114300" distR="114300" simplePos="0" relativeHeight="251715584" behindDoc="0" locked="0" layoutInCell="1" allowOverlap="1" wp14:anchorId="3C5249DF" wp14:editId="190709E2">
                <wp:simplePos x="0" y="0"/>
                <wp:positionH relativeFrom="column">
                  <wp:posOffset>609881</wp:posOffset>
                </wp:positionH>
                <wp:positionV relativeFrom="paragraph">
                  <wp:posOffset>238539</wp:posOffset>
                </wp:positionV>
                <wp:extent cx="1828800" cy="531377"/>
                <wp:effectExtent l="0" t="0" r="0" b="2540"/>
                <wp:wrapNone/>
                <wp:docPr id="8" name="Rectángulo 8"/>
                <wp:cNvGraphicFramePr/>
                <a:graphic xmlns:a="http://schemas.openxmlformats.org/drawingml/2006/main">
                  <a:graphicData uri="http://schemas.microsoft.com/office/word/2010/wordprocessingShape">
                    <wps:wsp>
                      <wps:cNvSpPr/>
                      <wps:spPr>
                        <a:xfrm>
                          <a:off x="0" y="0"/>
                          <a:ext cx="1828800" cy="531377"/>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0AF25F2" id="Rectángulo 8" o:spid="_x0000_s1026" style="position:absolute;margin-left:48pt;margin-top:18.8pt;width:2in;height:41.8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" fillcolor="#f2f2f2 [3052]" stroked="f" strokeweight="1pt"/>
            </w:pict>
          </mc:Fallback>
        </mc:AlternateContent>
      </w:r>
      <w:r w:rsidR="0079075E" w:rsidRPr="0090150F">
        <w:rPr>
          <w:sz w:val="20"/>
          <w:szCs w:val="20"/>
        </w:rPr>
        <w:t>Ilustración 1</w:t>
      </w:r>
      <w:r w:rsidR="001249A0" w:rsidRPr="0090150F">
        <w:rPr>
          <w:sz w:val="20"/>
          <w:szCs w:val="20"/>
        </w:rPr>
        <w:t>. Localización</w:t>
      </w:r>
      <w:bookmarkEnd w:id="90"/>
      <w:r w:rsidR="001249A0" w:rsidRPr="0090150F">
        <w:rPr>
          <w:sz w:val="20"/>
          <w:szCs w:val="20"/>
        </w:rPr>
        <w:t xml:space="preserve"> </w:t>
      </w:r>
      <w:r w:rsidR="000D69C9" w:rsidRPr="0090150F">
        <w:rPr>
          <w:sz w:val="20"/>
          <w:szCs w:val="20"/>
        </w:rPr>
        <w:t>INGENIERÍA Y SERVICIOS DE COLOMBIA D&amp;R SAS</w:t>
      </w:r>
      <w:r w:rsidR="005F3AA7">
        <w:rPr>
          <w:noProof/>
          <w:lang w:bidi="ar-SA"/>
        </w:rPr>
        <w:drawing>
          <wp:inline distT="0" distB="0" distL="0" distR="0" wp14:anchorId="438E06FA" wp14:editId="18059DA6">
            <wp:extent cx="4659857" cy="297360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59857" cy="2973600"/>
                    </a:xfrm>
                    <a:prstGeom prst="rect">
                      <a:avLst/>
                    </a:prstGeom>
                  </pic:spPr>
                </pic:pic>
              </a:graphicData>
            </a:graphic>
          </wp:inline>
        </w:drawing>
      </w:r>
      <w:r>
        <w:rPr>
          <w:sz w:val="20"/>
          <w:szCs w:val="20"/>
        </w:rPr>
        <w:t xml:space="preserve">                          </w:t>
      </w:r>
      <w:r w:rsidR="001249A0" w:rsidRPr="0090150F">
        <w:rPr>
          <w:b w:val="0"/>
          <w:sz w:val="20"/>
          <w:lang w:val="es-CR"/>
        </w:rPr>
        <w:t>Fuente. Google Earth</w:t>
      </w:r>
      <w:r w:rsidR="001249A0" w:rsidRPr="0090150F">
        <w:rPr>
          <w:b w:val="0"/>
          <w:lang w:val="es-CR"/>
        </w:rPr>
        <w:t>.</w:t>
      </w:r>
      <w:bookmarkEnd w:id="91"/>
    </w:p>
    <w:p w14:paraId="4462F5D5" w14:textId="237DD102" w:rsidR="00BD71BD" w:rsidRPr="0017266F" w:rsidRDefault="00BD71BD" w:rsidP="0026541B">
      <w:pPr>
        <w:pStyle w:val="ECONORMAL"/>
        <w:rPr>
          <w:rFonts w:eastAsia="Times New Roman"/>
          <w:sz w:val="24"/>
          <w:szCs w:val="24"/>
          <w:lang w:val="es-CR"/>
        </w:rPr>
      </w:pPr>
    </w:p>
    <w:p w14:paraId="2CC81165" w14:textId="6271D379" w:rsidR="00BD71BD" w:rsidRPr="0017266F" w:rsidRDefault="00BD71BD" w:rsidP="0026541B">
      <w:pPr>
        <w:pStyle w:val="ECONORMAL"/>
        <w:rPr>
          <w:rFonts w:eastAsia="Times New Roman"/>
          <w:sz w:val="24"/>
          <w:szCs w:val="24"/>
          <w:lang w:val="es-CR"/>
        </w:rPr>
      </w:pPr>
      <w:r w:rsidRPr="0017266F">
        <w:rPr>
          <w:rFonts w:eastAsia="Times New Roman"/>
          <w:sz w:val="24"/>
          <w:szCs w:val="24"/>
          <w:lang w:val="es-CR"/>
        </w:rPr>
        <w:t>La oficina se encuentra ubicada en la ciudad de B</w:t>
      </w:r>
      <w:r w:rsidR="005865EA">
        <w:rPr>
          <w:rFonts w:eastAsia="Times New Roman"/>
          <w:sz w:val="24"/>
          <w:szCs w:val="24"/>
          <w:lang w:val="es-CR"/>
        </w:rPr>
        <w:t>arrancabermeja</w:t>
      </w:r>
      <w:r w:rsidRPr="0017266F">
        <w:rPr>
          <w:rFonts w:eastAsia="Times New Roman"/>
          <w:sz w:val="24"/>
          <w:szCs w:val="24"/>
          <w:lang w:val="es-CR"/>
        </w:rPr>
        <w:t xml:space="preserve"> en la carrera </w:t>
      </w:r>
      <w:r w:rsidR="000D69C9">
        <w:rPr>
          <w:rFonts w:eastAsia="Times New Roman"/>
          <w:sz w:val="24"/>
          <w:szCs w:val="24"/>
          <w:lang w:val="es-CR"/>
        </w:rPr>
        <w:t>34</w:t>
      </w:r>
      <w:r w:rsidRPr="0017266F">
        <w:rPr>
          <w:rFonts w:eastAsia="Times New Roman"/>
          <w:sz w:val="24"/>
          <w:szCs w:val="24"/>
          <w:lang w:val="es-CR"/>
        </w:rPr>
        <w:t xml:space="preserve"> #</w:t>
      </w:r>
      <w:r w:rsidR="000D69C9">
        <w:rPr>
          <w:rFonts w:eastAsia="Times New Roman"/>
          <w:sz w:val="24"/>
          <w:szCs w:val="24"/>
          <w:lang w:val="es-CR"/>
        </w:rPr>
        <w:t>6</w:t>
      </w:r>
      <w:r w:rsidRPr="0017266F">
        <w:rPr>
          <w:rFonts w:eastAsia="Times New Roman"/>
          <w:sz w:val="24"/>
          <w:szCs w:val="24"/>
          <w:lang w:val="es-CR"/>
        </w:rPr>
        <w:t xml:space="preserve">1 – </w:t>
      </w:r>
      <w:r w:rsidR="000D69C9">
        <w:rPr>
          <w:rFonts w:eastAsia="Times New Roman"/>
          <w:sz w:val="24"/>
          <w:szCs w:val="24"/>
          <w:lang w:val="es-CR"/>
        </w:rPr>
        <w:t>55</w:t>
      </w:r>
      <w:r w:rsidRPr="0017266F">
        <w:rPr>
          <w:rFonts w:eastAsia="Times New Roman"/>
          <w:sz w:val="24"/>
          <w:szCs w:val="24"/>
          <w:lang w:val="es-CR"/>
        </w:rPr>
        <w:t xml:space="preserve"> </w:t>
      </w:r>
      <w:r w:rsidR="000D69C9">
        <w:rPr>
          <w:rFonts w:eastAsia="Times New Roman"/>
          <w:sz w:val="24"/>
          <w:szCs w:val="24"/>
          <w:lang w:val="es-CR"/>
        </w:rPr>
        <w:t xml:space="preserve">Barrio </w:t>
      </w:r>
      <w:r w:rsidR="005865EA">
        <w:rPr>
          <w:rFonts w:eastAsia="Times New Roman"/>
          <w:sz w:val="24"/>
          <w:szCs w:val="24"/>
          <w:lang w:val="es-CR"/>
        </w:rPr>
        <w:t>Gaitán.</w:t>
      </w:r>
    </w:p>
    <w:p w14:paraId="2EEAF877" w14:textId="04113901" w:rsidR="00D13EE0" w:rsidRDefault="00CC6336" w:rsidP="00D13EE0">
      <w:pPr>
        <w:pStyle w:val="ECONORMAL"/>
        <w:spacing w:line="276" w:lineRule="auto"/>
        <w:rPr>
          <w:caps/>
          <w:color w:val="FFFFFF"/>
          <w:sz w:val="18"/>
          <w:szCs w:val="18"/>
          <w:shd w:val="clear" w:color="auto" w:fill="50641D"/>
        </w:rPr>
      </w:pPr>
      <w:r w:rsidRPr="0017266F">
        <w:rPr>
          <w:caps/>
          <w:color w:val="FFFFFF"/>
          <w:sz w:val="18"/>
          <w:szCs w:val="18"/>
          <w:shd w:val="clear" w:color="auto" w:fill="50641D"/>
        </w:rPr>
        <w:t xml:space="preserve"> </w:t>
      </w:r>
      <w:bookmarkStart w:id="92" w:name="_Toc457198634"/>
    </w:p>
    <w:p w14:paraId="23C49D01" w14:textId="77777777" w:rsidR="00CD7ADE" w:rsidRPr="0017266F" w:rsidRDefault="00CD7ADE" w:rsidP="00D13EE0">
      <w:pPr>
        <w:pStyle w:val="ECONORMAL"/>
        <w:spacing w:line="276" w:lineRule="auto"/>
        <w:rPr>
          <w:caps/>
          <w:color w:val="FFFFFF"/>
          <w:sz w:val="18"/>
          <w:szCs w:val="18"/>
          <w:shd w:val="clear" w:color="auto" w:fill="50641D"/>
        </w:rPr>
      </w:pPr>
    </w:p>
    <w:p w14:paraId="1D14CAC6" w14:textId="4EE5F670" w:rsidR="001249A0" w:rsidRPr="0017266F" w:rsidRDefault="00CD3D99" w:rsidP="0026541B">
      <w:pPr>
        <w:pStyle w:val="Ttulo1"/>
        <w:numPr>
          <w:ilvl w:val="0"/>
          <w:numId w:val="12"/>
        </w:numPr>
        <w:spacing w:before="0" w:beforeAutospacing="0" w:after="0" w:afterAutospacing="0"/>
        <w:ind w:left="0"/>
      </w:pPr>
      <w:bookmarkStart w:id="93" w:name="_Toc53825696"/>
      <w:r w:rsidRPr="0017266F">
        <w:lastRenderedPageBreak/>
        <w:t>RESPONSABLES</w:t>
      </w:r>
      <w:bookmarkEnd w:id="93"/>
      <w:r w:rsidRPr="0017266F">
        <w:t xml:space="preserve"> </w:t>
      </w:r>
      <w:bookmarkEnd w:id="92"/>
    </w:p>
    <w:p w14:paraId="672BF429" w14:textId="77777777" w:rsidR="00D13EE0" w:rsidRPr="0017266F" w:rsidRDefault="00D13EE0" w:rsidP="0026541B">
      <w:pPr>
        <w:pStyle w:val="Ttulo1"/>
        <w:spacing w:before="0" w:beforeAutospacing="0" w:after="0" w:afterAutospacing="0"/>
      </w:pPr>
    </w:p>
    <w:p w14:paraId="054FEBF3" w14:textId="20754B96" w:rsidR="00D13EE0" w:rsidRPr="0017266F" w:rsidRDefault="005865EA" w:rsidP="0026541B">
      <w:pPr>
        <w:pStyle w:val="ECONORMAL"/>
        <w:rPr>
          <w:sz w:val="24"/>
          <w:szCs w:val="24"/>
        </w:rPr>
      </w:pPr>
      <w:bookmarkStart w:id="94" w:name="_Hlk53582796"/>
      <w:r w:rsidRPr="001C4868">
        <w:t>INGENIERÍA Y SERVICIOS DE COLOMBIA D&amp;R SAS</w:t>
      </w:r>
      <w:bookmarkEnd w:id="94"/>
      <w:r w:rsidRPr="001C4868">
        <w:t>, empresa dedicada a la Construcción de Obra Civil y de Infraestructura; Montaje Electromecánico; Montaje eléctrico, Instrumentación y Control; Proyectos de Ingeniería; Medio Ambiente; Logística y Suministros; Alquiler de Equipos y Vehículos; Aseo y servicios; Suministros de Alimentación; Tecnología y Ambiente; Publicidad y Diseño;</w:t>
      </w:r>
      <w:r>
        <w:t xml:space="preserve"> e</w:t>
      </w:r>
      <w:r w:rsidRPr="001C4868">
        <w:t xml:space="preserve"> Infraestructura Petrolera</w:t>
      </w:r>
      <w:r>
        <w:t xml:space="preserve">, </w:t>
      </w:r>
      <w:r w:rsidR="001249A0" w:rsidRPr="0017266F">
        <w:rPr>
          <w:sz w:val="24"/>
          <w:szCs w:val="24"/>
        </w:rPr>
        <w:t>comprometidos a implementar, mantener y mejorar continuamente los procesos productivos desarrollados dentro de la organización, con el fin de proteger el ambiente, prevenir la contaminación, hacer uso sostenible de los recursos naturales, minimizar los impact</w:t>
      </w:r>
      <w:r w:rsidR="00D37F69">
        <w:rPr>
          <w:sz w:val="24"/>
          <w:szCs w:val="24"/>
        </w:rPr>
        <w:t>os negativos aportados al medio</w:t>
      </w:r>
      <w:r w:rsidR="001249A0" w:rsidRPr="0017266F">
        <w:rPr>
          <w:sz w:val="24"/>
          <w:szCs w:val="24"/>
        </w:rPr>
        <w:t xml:space="preserve"> y  reducir la generación de residuos peligrosos y no peligrosos</w:t>
      </w:r>
      <w:r w:rsidR="00D635A5">
        <w:rPr>
          <w:sz w:val="24"/>
          <w:szCs w:val="24"/>
        </w:rPr>
        <w:t>,</w:t>
      </w:r>
      <w:r w:rsidR="001249A0" w:rsidRPr="0017266F">
        <w:rPr>
          <w:sz w:val="24"/>
          <w:szCs w:val="24"/>
        </w:rPr>
        <w:t xml:space="preserve"> se dispone a dar cumplimiento y seguimiento a la normatividad ambiental vigente en materia de separación, clasificación, aprovechamiento, tratamiento y disposición final de los residuos sólidos generados en sus instalaciones, optando por la implementación del Plan de </w:t>
      </w:r>
      <w:r w:rsidR="00D635A5">
        <w:rPr>
          <w:sz w:val="24"/>
          <w:szCs w:val="24"/>
        </w:rPr>
        <w:t>Gestión</w:t>
      </w:r>
      <w:r w:rsidR="001249A0" w:rsidRPr="0017266F">
        <w:rPr>
          <w:sz w:val="24"/>
          <w:szCs w:val="24"/>
        </w:rPr>
        <w:t xml:space="preserve"> Integral de Residuos Sólidos (P</w:t>
      </w:r>
      <w:r w:rsidR="00D635A5">
        <w:rPr>
          <w:sz w:val="24"/>
          <w:szCs w:val="24"/>
        </w:rPr>
        <w:t>G</w:t>
      </w:r>
      <w:r w:rsidR="001249A0" w:rsidRPr="0017266F">
        <w:rPr>
          <w:sz w:val="24"/>
          <w:szCs w:val="24"/>
        </w:rPr>
        <w:t>IRS).</w:t>
      </w:r>
    </w:p>
    <w:p w14:paraId="09C6B9AC" w14:textId="77777777" w:rsidR="006E44AB" w:rsidRPr="0017266F" w:rsidRDefault="006E44AB" w:rsidP="0026541B">
      <w:pPr>
        <w:pStyle w:val="ECONORMAL"/>
        <w:rPr>
          <w:sz w:val="24"/>
          <w:szCs w:val="24"/>
        </w:rPr>
      </w:pPr>
    </w:p>
    <w:p w14:paraId="7F3F4931" w14:textId="14E1CDF6" w:rsidR="00D13EE0" w:rsidRPr="0017266F" w:rsidRDefault="001249A0" w:rsidP="006E44AB">
      <w:pPr>
        <w:pStyle w:val="Ttulo2"/>
        <w:spacing w:before="0" w:beforeAutospacing="0" w:after="0" w:afterAutospacing="0"/>
        <w:rPr>
          <w:szCs w:val="36"/>
        </w:rPr>
      </w:pPr>
      <w:bookmarkStart w:id="95" w:name="_Toc53825697"/>
      <w:r w:rsidRPr="0017266F">
        <w:t xml:space="preserve">Grupo </w:t>
      </w:r>
      <w:r w:rsidR="005208C0" w:rsidRPr="0017266F">
        <w:t>C</w:t>
      </w:r>
      <w:r w:rsidRPr="0017266F">
        <w:t>oordinador.</w:t>
      </w:r>
      <w:bookmarkEnd w:id="95"/>
    </w:p>
    <w:p w14:paraId="35A70439" w14:textId="77777777" w:rsidR="006E44AB" w:rsidRPr="0017266F" w:rsidRDefault="006E44AB" w:rsidP="006E44AB">
      <w:pPr>
        <w:pStyle w:val="Ttulo2"/>
        <w:numPr>
          <w:ilvl w:val="0"/>
          <w:numId w:val="0"/>
        </w:numPr>
        <w:spacing w:before="0" w:beforeAutospacing="0" w:after="0" w:afterAutospacing="0"/>
        <w:rPr>
          <w:szCs w:val="36"/>
        </w:rPr>
      </w:pPr>
    </w:p>
    <w:p w14:paraId="5E2FD540" w14:textId="716B15A7" w:rsidR="001249A0" w:rsidRPr="0017266F" w:rsidRDefault="005865EA" w:rsidP="006E44AB">
      <w:pPr>
        <w:pStyle w:val="ECONORMAL"/>
        <w:rPr>
          <w:sz w:val="24"/>
          <w:szCs w:val="24"/>
        </w:rPr>
      </w:pPr>
      <w:r w:rsidRPr="00FE6122">
        <w:rPr>
          <w:szCs w:val="20"/>
        </w:rPr>
        <w:t>INGENIERÍA Y SERVICIOS DE COLOMBIA D&amp;R SAS</w:t>
      </w:r>
      <w:r w:rsidR="001249A0" w:rsidRPr="0017266F">
        <w:rPr>
          <w:sz w:val="24"/>
          <w:szCs w:val="24"/>
        </w:rPr>
        <w:t xml:space="preserve">, cuenta con un Departamento de Gestión Ambiental (DGA), el cual se encargará de dar cumplimiento, seguimiento y mantendrá actualizado el presente </w:t>
      </w:r>
      <w:r w:rsidR="00994CBF" w:rsidRPr="0017266F">
        <w:rPr>
          <w:rFonts w:eastAsia="SimSun"/>
          <w:sz w:val="24"/>
          <w:szCs w:val="24"/>
        </w:rPr>
        <w:t>P</w:t>
      </w:r>
      <w:r w:rsidR="00D635A5">
        <w:rPr>
          <w:rFonts w:eastAsia="SimSun"/>
          <w:sz w:val="24"/>
          <w:szCs w:val="24"/>
        </w:rPr>
        <w:t>G</w:t>
      </w:r>
      <w:r w:rsidR="00994CBF" w:rsidRPr="0017266F">
        <w:rPr>
          <w:rFonts w:eastAsia="SimSun"/>
          <w:sz w:val="24"/>
          <w:szCs w:val="24"/>
        </w:rPr>
        <w:t>IRS</w:t>
      </w:r>
      <w:r w:rsidR="001249A0" w:rsidRPr="0017266F">
        <w:rPr>
          <w:sz w:val="24"/>
          <w:szCs w:val="24"/>
        </w:rPr>
        <w:t xml:space="preserve">, con el fin de vigilar el cumplimiento de las actividades y procedimientos establecidos, desarrollando los objetivos y metas plasmados dentro del mismo. </w:t>
      </w:r>
    </w:p>
    <w:p w14:paraId="70BAE21F" w14:textId="77777777" w:rsidR="00D13EE0" w:rsidRPr="0017266F" w:rsidRDefault="00D13EE0" w:rsidP="001249A0">
      <w:pPr>
        <w:pStyle w:val="ECONORMAL"/>
        <w:rPr>
          <w:sz w:val="24"/>
          <w:szCs w:val="24"/>
        </w:rPr>
      </w:pPr>
    </w:p>
    <w:p w14:paraId="7653A7F2" w14:textId="4C81AC0F" w:rsidR="001249A0" w:rsidRPr="0017266F" w:rsidRDefault="001249A0" w:rsidP="001249A0">
      <w:pPr>
        <w:pStyle w:val="ECONORMAL"/>
        <w:rPr>
          <w:sz w:val="24"/>
          <w:szCs w:val="24"/>
        </w:rPr>
      </w:pPr>
      <w:r w:rsidRPr="0017266F">
        <w:rPr>
          <w:sz w:val="24"/>
          <w:szCs w:val="24"/>
        </w:rPr>
        <w:t xml:space="preserve">El Departamento de Gestión Ambiental está conformado por: </w:t>
      </w:r>
    </w:p>
    <w:p w14:paraId="025EECDF" w14:textId="77777777" w:rsidR="001249A0" w:rsidRPr="0017266F" w:rsidRDefault="001249A0" w:rsidP="001249A0">
      <w:pPr>
        <w:pStyle w:val="ECONORMAL"/>
        <w:spacing w:line="276" w:lineRule="auto"/>
      </w:pPr>
    </w:p>
    <w:p w14:paraId="59150D33" w14:textId="222CD1F3" w:rsidR="005208C0" w:rsidRPr="0017266F" w:rsidRDefault="00DB55FC" w:rsidP="00556121">
      <w:pPr>
        <w:pStyle w:val="Descripcin"/>
        <w:jc w:val="center"/>
        <w:rPr>
          <w:rFonts w:ascii="Arial" w:hAnsi="Arial" w:cs="Arial"/>
          <w:color w:val="auto"/>
          <w:sz w:val="20"/>
          <w:szCs w:val="20"/>
        </w:rPr>
      </w:pPr>
      <w:bookmarkStart w:id="96" w:name="_Toc455043018"/>
      <w:bookmarkStart w:id="97" w:name="_Toc33597131"/>
      <w:bookmarkStart w:id="98" w:name="_Toc35960029"/>
      <w:r w:rsidRPr="0017266F">
        <w:rPr>
          <w:rFonts w:ascii="Arial" w:hAnsi="Arial" w:cs="Arial"/>
          <w:color w:val="auto"/>
          <w:sz w:val="20"/>
          <w:szCs w:val="20"/>
        </w:rPr>
        <w:t>Tabla</w:t>
      </w:r>
      <w:r w:rsidR="00556121" w:rsidRPr="0017266F">
        <w:rPr>
          <w:rFonts w:ascii="Arial" w:hAnsi="Arial" w:cs="Arial"/>
          <w:color w:val="auto"/>
          <w:sz w:val="20"/>
          <w:szCs w:val="20"/>
        </w:rPr>
        <w:t xml:space="preserve"> </w:t>
      </w:r>
      <w:r w:rsidR="0079075E">
        <w:rPr>
          <w:rFonts w:ascii="Arial" w:hAnsi="Arial" w:cs="Arial"/>
          <w:color w:val="auto"/>
          <w:sz w:val="20"/>
          <w:szCs w:val="20"/>
        </w:rPr>
        <w:t>2</w:t>
      </w:r>
      <w:r w:rsidR="00556121" w:rsidRPr="0017266F">
        <w:rPr>
          <w:rFonts w:ascii="Arial" w:hAnsi="Arial" w:cs="Arial"/>
          <w:color w:val="auto"/>
          <w:sz w:val="20"/>
          <w:szCs w:val="20"/>
        </w:rPr>
        <w:t xml:space="preserve">. </w:t>
      </w:r>
      <w:r w:rsidR="001249A0" w:rsidRPr="0017266F">
        <w:rPr>
          <w:rFonts w:ascii="Arial" w:hAnsi="Arial" w:cs="Arial"/>
          <w:color w:val="auto"/>
          <w:sz w:val="20"/>
          <w:szCs w:val="20"/>
        </w:rPr>
        <w:t xml:space="preserve">Departamento de Gestión Ambiental </w:t>
      </w:r>
      <w:bookmarkEnd w:id="96"/>
      <w:bookmarkEnd w:id="97"/>
      <w:bookmarkEnd w:id="98"/>
      <w:r w:rsidR="005865EA" w:rsidRPr="005865EA">
        <w:rPr>
          <w:rFonts w:ascii="Arial" w:hAnsi="Arial" w:cs="Arial"/>
          <w:color w:val="auto"/>
          <w:sz w:val="20"/>
          <w:szCs w:val="20"/>
        </w:rPr>
        <w:t>INGENIERÍA Y SERVICIOS DE COLOMBIA D&amp;R SAS</w:t>
      </w:r>
    </w:p>
    <w:tbl>
      <w:tblPr>
        <w:tblStyle w:val="Tabladelista3-nfasis6"/>
        <w:tblW w:w="481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6"/>
        <w:gridCol w:w="3964"/>
      </w:tblGrid>
      <w:tr w:rsidR="001249A0" w:rsidRPr="0017266F" w14:paraId="44B0239F" w14:textId="77777777" w:rsidTr="00265964">
        <w:trPr>
          <w:cnfStyle w:val="100000000000" w:firstRow="1" w:lastRow="0" w:firstColumn="0" w:lastColumn="0" w:oddVBand="0" w:evenVBand="0" w:oddHBand="0" w:evenHBand="0" w:firstRowFirstColumn="0" w:firstRowLastColumn="0" w:lastRowFirstColumn="0" w:lastRowLastColumn="0"/>
          <w:trHeight w:val="264"/>
          <w:jc w:val="center"/>
        </w:trPr>
        <w:tc>
          <w:tcPr>
            <w:cnfStyle w:val="001000000100" w:firstRow="0" w:lastRow="0" w:firstColumn="1" w:lastColumn="0" w:oddVBand="0" w:evenVBand="0" w:oddHBand="0" w:evenHBand="0" w:firstRowFirstColumn="1" w:firstRowLastColumn="0" w:lastRowFirstColumn="0" w:lastRowLastColumn="0"/>
            <w:tcW w:w="2668" w:type="pct"/>
            <w:tcBorders>
              <w:bottom w:val="none" w:sz="0" w:space="0" w:color="auto"/>
              <w:right w:val="none" w:sz="0" w:space="0" w:color="auto"/>
            </w:tcBorders>
            <w:shd w:val="clear" w:color="auto" w:fill="A6A6A6" w:themeFill="background1" w:themeFillShade="A6"/>
            <w:noWrap/>
            <w:hideMark/>
          </w:tcPr>
          <w:p w14:paraId="5A0BE895" w14:textId="77777777" w:rsidR="001249A0" w:rsidRPr="0017266F" w:rsidRDefault="001249A0" w:rsidP="001249A0">
            <w:pPr>
              <w:pStyle w:val="ECONORMAL"/>
              <w:spacing w:line="276" w:lineRule="auto"/>
              <w:jc w:val="center"/>
              <w:rPr>
                <w:rFonts w:eastAsia="Times New Roman"/>
                <w:bCs w:val="0"/>
                <w:color w:val="auto"/>
                <w:sz w:val="20"/>
                <w:szCs w:val="20"/>
              </w:rPr>
            </w:pPr>
            <w:r w:rsidRPr="0017266F">
              <w:rPr>
                <w:rFonts w:eastAsia="Times New Roman"/>
                <w:bCs w:val="0"/>
                <w:color w:val="auto"/>
                <w:sz w:val="20"/>
                <w:szCs w:val="20"/>
              </w:rPr>
              <w:t>PRINCIPAL</w:t>
            </w:r>
          </w:p>
        </w:tc>
        <w:tc>
          <w:tcPr>
            <w:tcW w:w="2332" w:type="pct"/>
            <w:shd w:val="clear" w:color="auto" w:fill="A6A6A6" w:themeFill="background1" w:themeFillShade="A6"/>
            <w:hideMark/>
          </w:tcPr>
          <w:p w14:paraId="15E67200" w14:textId="77777777" w:rsidR="001249A0" w:rsidRPr="0017266F" w:rsidRDefault="001249A0" w:rsidP="001249A0">
            <w:pPr>
              <w:pStyle w:val="ECONORMAL"/>
              <w:spacing w:line="276" w:lineRule="auto"/>
              <w:jc w:val="center"/>
              <w:cnfStyle w:val="100000000000" w:firstRow="1" w:lastRow="0" w:firstColumn="0" w:lastColumn="0" w:oddVBand="0" w:evenVBand="0" w:oddHBand="0" w:evenHBand="0" w:firstRowFirstColumn="0" w:firstRowLastColumn="0" w:lastRowFirstColumn="0" w:lastRowLastColumn="0"/>
              <w:rPr>
                <w:rFonts w:eastAsia="Times New Roman"/>
                <w:bCs w:val="0"/>
                <w:color w:val="auto"/>
                <w:sz w:val="20"/>
                <w:szCs w:val="20"/>
              </w:rPr>
            </w:pPr>
            <w:r w:rsidRPr="0017266F">
              <w:rPr>
                <w:rFonts w:eastAsia="Times New Roman"/>
                <w:bCs w:val="0"/>
                <w:color w:val="auto"/>
                <w:sz w:val="20"/>
                <w:szCs w:val="20"/>
              </w:rPr>
              <w:t>SUPLENTE</w:t>
            </w:r>
          </w:p>
        </w:tc>
      </w:tr>
      <w:tr w:rsidR="001249A0" w:rsidRPr="0017266F" w14:paraId="56A4CF9C" w14:textId="77777777" w:rsidTr="00265964">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2668" w:type="pct"/>
            <w:tcBorders>
              <w:top w:val="none" w:sz="0" w:space="0" w:color="auto"/>
              <w:bottom w:val="none" w:sz="0" w:space="0" w:color="auto"/>
              <w:right w:val="none" w:sz="0" w:space="0" w:color="auto"/>
            </w:tcBorders>
            <w:noWrap/>
          </w:tcPr>
          <w:p w14:paraId="34535863" w14:textId="0280E6C0" w:rsidR="001249A0" w:rsidRPr="0017266F" w:rsidRDefault="00385A7E" w:rsidP="001249A0">
            <w:pPr>
              <w:pStyle w:val="ECONORMAL"/>
              <w:spacing w:line="276" w:lineRule="auto"/>
              <w:rPr>
                <w:rFonts w:eastAsia="Times New Roman"/>
              </w:rPr>
            </w:pPr>
            <w:r>
              <w:rPr>
                <w:rFonts w:eastAsia="Times New Roman"/>
              </w:rPr>
              <w:t>Gerente General</w:t>
            </w:r>
          </w:p>
        </w:tc>
        <w:tc>
          <w:tcPr>
            <w:tcW w:w="2332" w:type="pct"/>
            <w:tcBorders>
              <w:top w:val="none" w:sz="0" w:space="0" w:color="auto"/>
              <w:bottom w:val="none" w:sz="0" w:space="0" w:color="auto"/>
            </w:tcBorders>
          </w:tcPr>
          <w:p w14:paraId="7C72AEB2" w14:textId="67376702" w:rsidR="001249A0" w:rsidRPr="0017266F" w:rsidRDefault="00385A7E" w:rsidP="005208C0">
            <w:pPr>
              <w:pStyle w:val="ECONORMAL"/>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HSE</w:t>
            </w:r>
          </w:p>
        </w:tc>
      </w:tr>
    </w:tbl>
    <w:p w14:paraId="3639082A" w14:textId="57B2DA25" w:rsidR="00F56821" w:rsidRPr="0017266F" w:rsidRDefault="001249A0" w:rsidP="005865EA">
      <w:pPr>
        <w:pStyle w:val="ECONORMAL"/>
        <w:spacing w:line="276" w:lineRule="auto"/>
        <w:jc w:val="center"/>
        <w:rPr>
          <w:rFonts w:eastAsia="Times New Roman"/>
          <w:sz w:val="20"/>
          <w:szCs w:val="20"/>
        </w:rPr>
      </w:pPr>
      <w:r w:rsidRPr="0017266F">
        <w:rPr>
          <w:rFonts w:eastAsia="Times New Roman"/>
          <w:sz w:val="20"/>
          <w:szCs w:val="20"/>
        </w:rPr>
        <w:t xml:space="preserve">FUENTE: </w:t>
      </w:r>
      <w:r w:rsidR="005865EA" w:rsidRPr="001C4868">
        <w:t>INGENIERÍA Y SERVICIOS DE COLOMBIA D&amp;R SAS</w:t>
      </w:r>
    </w:p>
    <w:p w14:paraId="263A7401" w14:textId="77777777" w:rsidR="00F56821" w:rsidRPr="0017266F" w:rsidRDefault="00F56821" w:rsidP="006E44AB">
      <w:pPr>
        <w:pStyle w:val="ECONORMAL"/>
        <w:spacing w:line="276" w:lineRule="auto"/>
        <w:jc w:val="center"/>
        <w:rPr>
          <w:rFonts w:eastAsia="Times New Roman"/>
          <w:sz w:val="20"/>
          <w:szCs w:val="20"/>
        </w:rPr>
      </w:pPr>
    </w:p>
    <w:p w14:paraId="5FA0B85F" w14:textId="05CCAC3A" w:rsidR="001249A0" w:rsidRPr="0017266F" w:rsidRDefault="001249A0" w:rsidP="006E44AB">
      <w:pPr>
        <w:pStyle w:val="Ttulo2"/>
        <w:spacing w:before="0" w:beforeAutospacing="0" w:after="0" w:afterAutospacing="0"/>
      </w:pPr>
      <w:bookmarkStart w:id="99" w:name="_Toc53825698"/>
      <w:r w:rsidRPr="0017266F">
        <w:t>Grupo técnico de trabajo:</w:t>
      </w:r>
      <w:bookmarkEnd w:id="99"/>
    </w:p>
    <w:p w14:paraId="17F7F1A2" w14:textId="77777777" w:rsidR="006E44AB" w:rsidRPr="0017266F" w:rsidRDefault="006E44AB" w:rsidP="006E44AB">
      <w:pPr>
        <w:pStyle w:val="Ttulo2"/>
        <w:numPr>
          <w:ilvl w:val="0"/>
          <w:numId w:val="0"/>
        </w:numPr>
        <w:spacing w:before="0" w:beforeAutospacing="0" w:after="0" w:afterAutospacing="0"/>
      </w:pPr>
    </w:p>
    <w:p w14:paraId="33CE086D" w14:textId="3A78242F" w:rsidR="001249A0" w:rsidRPr="0017266F" w:rsidRDefault="005865EA" w:rsidP="006E44AB">
      <w:pPr>
        <w:pStyle w:val="ECONORMAL"/>
        <w:rPr>
          <w:sz w:val="24"/>
          <w:szCs w:val="24"/>
        </w:rPr>
      </w:pPr>
      <w:r w:rsidRPr="001C4868">
        <w:t>INGENIERÍA Y SERVICIOS DE COLOMBIA D&amp;R SAS</w:t>
      </w:r>
      <w:r w:rsidR="001249A0" w:rsidRPr="0017266F">
        <w:rPr>
          <w:sz w:val="24"/>
          <w:szCs w:val="24"/>
        </w:rPr>
        <w:t xml:space="preserve">, en la implementación y ejecución del plan de </w:t>
      </w:r>
      <w:r w:rsidR="00A03629">
        <w:rPr>
          <w:sz w:val="24"/>
          <w:szCs w:val="24"/>
        </w:rPr>
        <w:t>gestión</w:t>
      </w:r>
      <w:r w:rsidR="001249A0" w:rsidRPr="0017266F">
        <w:rPr>
          <w:sz w:val="24"/>
          <w:szCs w:val="24"/>
        </w:rPr>
        <w:t xml:space="preserve"> integral de residuos sólidos - </w:t>
      </w:r>
      <w:r w:rsidR="00C729D2" w:rsidRPr="0017266F">
        <w:rPr>
          <w:sz w:val="24"/>
          <w:szCs w:val="24"/>
          <w:lang w:eastAsia="es-AR"/>
        </w:rPr>
        <w:t>P</w:t>
      </w:r>
      <w:r w:rsidR="00C729D2">
        <w:rPr>
          <w:sz w:val="24"/>
          <w:szCs w:val="24"/>
          <w:lang w:eastAsia="es-AR"/>
        </w:rPr>
        <w:t>G</w:t>
      </w:r>
      <w:r w:rsidR="00C729D2" w:rsidRPr="0017266F">
        <w:rPr>
          <w:sz w:val="24"/>
          <w:szCs w:val="24"/>
          <w:lang w:eastAsia="es-AR"/>
        </w:rPr>
        <w:t>IRS</w:t>
      </w:r>
      <w:r w:rsidR="001249A0" w:rsidRPr="0017266F">
        <w:rPr>
          <w:sz w:val="24"/>
          <w:szCs w:val="24"/>
        </w:rPr>
        <w:t xml:space="preserve">, estará apoyado y asesorado por </w:t>
      </w:r>
      <w:r>
        <w:rPr>
          <w:sz w:val="24"/>
          <w:szCs w:val="24"/>
        </w:rPr>
        <w:t>el HSE</w:t>
      </w:r>
      <w:r w:rsidR="001249A0" w:rsidRPr="0017266F">
        <w:rPr>
          <w:sz w:val="24"/>
          <w:szCs w:val="24"/>
        </w:rPr>
        <w:t xml:space="preserve"> de la empresa, con el fin de orientar la ejecución de buenas prácticas en todos los procesos de la empresa</w:t>
      </w:r>
      <w:bookmarkStart w:id="100" w:name="_Toc455043019"/>
      <w:r w:rsidR="001249A0" w:rsidRPr="0017266F">
        <w:rPr>
          <w:sz w:val="24"/>
          <w:szCs w:val="24"/>
        </w:rPr>
        <w:t xml:space="preserve">, actividades y </w:t>
      </w:r>
      <w:r>
        <w:rPr>
          <w:sz w:val="24"/>
          <w:szCs w:val="24"/>
        </w:rPr>
        <w:t>servicios</w:t>
      </w:r>
      <w:r w:rsidR="001249A0" w:rsidRPr="0017266F">
        <w:rPr>
          <w:sz w:val="24"/>
          <w:szCs w:val="24"/>
        </w:rPr>
        <w:t>.</w:t>
      </w:r>
    </w:p>
    <w:p w14:paraId="1622A261" w14:textId="3AFCDEC7" w:rsidR="00182362" w:rsidRDefault="00182362" w:rsidP="001249A0">
      <w:pPr>
        <w:pStyle w:val="ECONORMAL"/>
        <w:spacing w:line="276" w:lineRule="auto"/>
        <w:rPr>
          <w:b/>
          <w:sz w:val="24"/>
          <w:szCs w:val="24"/>
        </w:rPr>
      </w:pPr>
    </w:p>
    <w:p w14:paraId="11FB4732" w14:textId="77777777" w:rsidR="00CD7ADE" w:rsidRPr="0017266F" w:rsidRDefault="00CD7ADE" w:rsidP="001249A0">
      <w:pPr>
        <w:pStyle w:val="ECONORMAL"/>
        <w:spacing w:line="276" w:lineRule="auto"/>
        <w:rPr>
          <w:b/>
          <w:sz w:val="24"/>
          <w:szCs w:val="24"/>
        </w:rPr>
      </w:pPr>
    </w:p>
    <w:tbl>
      <w:tblPr>
        <w:tblStyle w:val="Tabladecuadrcula4-nfasis6"/>
        <w:tblpPr w:leftFromText="141" w:rightFromText="141" w:vertAnchor="text" w:horzAnchor="margin" w:tblpY="460"/>
        <w:tblW w:w="4814" w:type="pct"/>
        <w:tblLook w:val="04A0" w:firstRow="1" w:lastRow="0" w:firstColumn="1" w:lastColumn="0" w:noHBand="0" w:noVBand="1"/>
      </w:tblPr>
      <w:tblGrid>
        <w:gridCol w:w="4231"/>
        <w:gridCol w:w="4269"/>
      </w:tblGrid>
      <w:tr w:rsidR="001249A0" w:rsidRPr="0017266F" w14:paraId="313EF794" w14:textId="77777777" w:rsidTr="00265964">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489" w:type="pct"/>
            <w:shd w:val="clear" w:color="auto" w:fill="A6A6A6" w:themeFill="background1" w:themeFillShade="A6"/>
            <w:noWrap/>
            <w:hideMark/>
          </w:tcPr>
          <w:p w14:paraId="0A5B157E" w14:textId="77777777" w:rsidR="001249A0" w:rsidRPr="0017266F" w:rsidRDefault="001249A0" w:rsidP="001249A0">
            <w:pPr>
              <w:pStyle w:val="ECONORMAL"/>
              <w:spacing w:line="276" w:lineRule="auto"/>
              <w:jc w:val="center"/>
              <w:rPr>
                <w:rFonts w:eastAsia="Times New Roman"/>
                <w:b w:val="0"/>
                <w:color w:val="FFFFFF" w:themeColor="background1"/>
                <w:sz w:val="24"/>
                <w:szCs w:val="24"/>
              </w:rPr>
            </w:pPr>
            <w:r w:rsidRPr="0017266F">
              <w:rPr>
                <w:rFonts w:eastAsia="Times New Roman"/>
                <w:b w:val="0"/>
                <w:color w:val="FFFFFF" w:themeColor="background1"/>
                <w:sz w:val="24"/>
                <w:szCs w:val="24"/>
              </w:rPr>
              <w:lastRenderedPageBreak/>
              <w:t>NOMBRE</w:t>
            </w:r>
          </w:p>
        </w:tc>
        <w:tc>
          <w:tcPr>
            <w:tcW w:w="2511" w:type="pct"/>
            <w:shd w:val="clear" w:color="auto" w:fill="A6A6A6" w:themeFill="background1" w:themeFillShade="A6"/>
            <w:hideMark/>
          </w:tcPr>
          <w:p w14:paraId="635439EC" w14:textId="77777777" w:rsidR="001249A0" w:rsidRPr="0017266F" w:rsidRDefault="001249A0" w:rsidP="001249A0">
            <w:pPr>
              <w:pStyle w:val="ECONORMAL"/>
              <w:spacing w:line="276" w:lineRule="auto"/>
              <w:jc w:val="center"/>
              <w:cnfStyle w:val="100000000000" w:firstRow="1" w:lastRow="0" w:firstColumn="0" w:lastColumn="0" w:oddVBand="0" w:evenVBand="0" w:oddHBand="0" w:evenHBand="0" w:firstRowFirstColumn="0" w:firstRowLastColumn="0" w:lastRowFirstColumn="0" w:lastRowLastColumn="0"/>
              <w:rPr>
                <w:rFonts w:eastAsia="Times New Roman"/>
                <w:b w:val="0"/>
                <w:color w:val="FFFFFF" w:themeColor="background1"/>
                <w:sz w:val="24"/>
                <w:szCs w:val="24"/>
              </w:rPr>
            </w:pPr>
            <w:r w:rsidRPr="0017266F">
              <w:rPr>
                <w:rFonts w:eastAsia="Times New Roman"/>
                <w:b w:val="0"/>
                <w:color w:val="FFFFFF" w:themeColor="background1"/>
                <w:sz w:val="24"/>
                <w:szCs w:val="24"/>
              </w:rPr>
              <w:t>CARGO</w:t>
            </w:r>
          </w:p>
        </w:tc>
      </w:tr>
      <w:tr w:rsidR="001249A0" w:rsidRPr="0017266F" w14:paraId="4171CE8B" w14:textId="77777777" w:rsidTr="00265964">
        <w:trPr>
          <w:cnfStyle w:val="000000100000" w:firstRow="0" w:lastRow="0" w:firstColumn="0" w:lastColumn="0" w:oddVBand="0" w:evenVBand="0" w:oddHBand="1" w:evenHBand="0" w:firstRowFirstColumn="0" w:firstRowLastColumn="0" w:lastRowFirstColumn="0" w:lastRowLastColumn="0"/>
          <w:trHeight w:val="796"/>
        </w:trPr>
        <w:tc>
          <w:tcPr>
            <w:cnfStyle w:val="001000000000" w:firstRow="0" w:lastRow="0" w:firstColumn="1" w:lastColumn="0" w:oddVBand="0" w:evenVBand="0" w:oddHBand="0" w:evenHBand="0" w:firstRowFirstColumn="0" w:firstRowLastColumn="0" w:lastRowFirstColumn="0" w:lastRowLastColumn="0"/>
            <w:tcW w:w="2489" w:type="pct"/>
            <w:shd w:val="clear" w:color="auto" w:fill="F2F2F2" w:themeFill="background1" w:themeFillShade="F2"/>
            <w:noWrap/>
          </w:tcPr>
          <w:p w14:paraId="57ACC60D" w14:textId="2E7353FB" w:rsidR="001249A0" w:rsidRPr="0017266F" w:rsidRDefault="005865EA" w:rsidP="005208C0">
            <w:pPr>
              <w:pStyle w:val="ECONORMAL"/>
              <w:spacing w:line="276" w:lineRule="auto"/>
              <w:jc w:val="center"/>
              <w:rPr>
                <w:rFonts w:eastAsia="Times New Roman"/>
                <w:sz w:val="24"/>
                <w:szCs w:val="24"/>
              </w:rPr>
            </w:pPr>
            <w:r>
              <w:rPr>
                <w:rFonts w:eastAsia="Times New Roman"/>
                <w:sz w:val="24"/>
                <w:szCs w:val="24"/>
              </w:rPr>
              <w:t>Diana Cristina</w:t>
            </w:r>
            <w:r w:rsidR="005709AB">
              <w:rPr>
                <w:rFonts w:eastAsia="Times New Roman"/>
                <w:sz w:val="24"/>
                <w:szCs w:val="24"/>
              </w:rPr>
              <w:t xml:space="preserve"> Sánchez Muñoz</w:t>
            </w:r>
          </w:p>
        </w:tc>
        <w:tc>
          <w:tcPr>
            <w:tcW w:w="2511" w:type="pct"/>
            <w:shd w:val="clear" w:color="auto" w:fill="F2F2F2" w:themeFill="background1" w:themeFillShade="F2"/>
          </w:tcPr>
          <w:p w14:paraId="1A36C009" w14:textId="4651E46D" w:rsidR="001249A0" w:rsidRPr="0017266F" w:rsidRDefault="005709AB" w:rsidP="005208C0">
            <w:pPr>
              <w:pStyle w:val="ECONORMAL"/>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Pr>
                <w:rFonts w:eastAsia="Times New Roman"/>
                <w:sz w:val="24"/>
                <w:szCs w:val="24"/>
              </w:rPr>
              <w:t>Gerente General</w:t>
            </w:r>
          </w:p>
        </w:tc>
      </w:tr>
      <w:tr w:rsidR="00CD3D99" w:rsidRPr="0017266F" w14:paraId="746CE3B1" w14:textId="77777777" w:rsidTr="00265964">
        <w:trPr>
          <w:trHeight w:val="134"/>
        </w:trPr>
        <w:tc>
          <w:tcPr>
            <w:cnfStyle w:val="001000000000" w:firstRow="0" w:lastRow="0" w:firstColumn="1" w:lastColumn="0" w:oddVBand="0" w:evenVBand="0" w:oddHBand="0" w:evenHBand="0" w:firstRowFirstColumn="0" w:firstRowLastColumn="0" w:lastRowFirstColumn="0" w:lastRowLastColumn="0"/>
            <w:tcW w:w="2489" w:type="pct"/>
            <w:noWrap/>
          </w:tcPr>
          <w:p w14:paraId="6A172D5E" w14:textId="0F8F5EAF" w:rsidR="00CD3D99" w:rsidRPr="0017266F" w:rsidRDefault="005709AB" w:rsidP="005208C0">
            <w:pPr>
              <w:pStyle w:val="ECONORMAL"/>
              <w:spacing w:line="276" w:lineRule="auto"/>
              <w:jc w:val="center"/>
              <w:rPr>
                <w:rFonts w:eastAsia="Times New Roman"/>
                <w:sz w:val="24"/>
                <w:szCs w:val="24"/>
              </w:rPr>
            </w:pPr>
            <w:r>
              <w:rPr>
                <w:rFonts w:eastAsia="Times New Roman"/>
                <w:sz w:val="24"/>
                <w:szCs w:val="24"/>
              </w:rPr>
              <w:t xml:space="preserve">Angie </w:t>
            </w:r>
            <w:proofErr w:type="spellStart"/>
            <w:r>
              <w:rPr>
                <w:rFonts w:eastAsia="Times New Roman"/>
                <w:sz w:val="24"/>
                <w:szCs w:val="24"/>
              </w:rPr>
              <w:t>Giseth</w:t>
            </w:r>
            <w:proofErr w:type="spellEnd"/>
            <w:r>
              <w:rPr>
                <w:rFonts w:eastAsia="Times New Roman"/>
                <w:sz w:val="24"/>
                <w:szCs w:val="24"/>
              </w:rPr>
              <w:t xml:space="preserve"> Figueredo Herrera</w:t>
            </w:r>
          </w:p>
        </w:tc>
        <w:tc>
          <w:tcPr>
            <w:tcW w:w="2511" w:type="pct"/>
          </w:tcPr>
          <w:p w14:paraId="16346E01" w14:textId="2F472175" w:rsidR="00CD3D99" w:rsidRPr="0017266F" w:rsidRDefault="005709AB" w:rsidP="005208C0">
            <w:pPr>
              <w:pStyle w:val="ECONORMAL"/>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szCs w:val="24"/>
              </w:rPr>
            </w:pPr>
            <w:r>
              <w:rPr>
                <w:rFonts w:eastAsia="Times New Roman"/>
                <w:sz w:val="24"/>
                <w:szCs w:val="24"/>
              </w:rPr>
              <w:t>HSE</w:t>
            </w:r>
          </w:p>
        </w:tc>
      </w:tr>
    </w:tbl>
    <w:p w14:paraId="218B40DF" w14:textId="6BACA35A" w:rsidR="00182362" w:rsidRPr="0017266F" w:rsidRDefault="00DB55FC" w:rsidP="00D13EE0">
      <w:pPr>
        <w:pStyle w:val="Descripcin"/>
        <w:jc w:val="center"/>
        <w:rPr>
          <w:rFonts w:ascii="Arial" w:hAnsi="Arial" w:cs="Arial"/>
          <w:color w:val="auto"/>
          <w:sz w:val="20"/>
          <w:szCs w:val="20"/>
        </w:rPr>
      </w:pPr>
      <w:bookmarkStart w:id="101" w:name="_Toc33597132"/>
      <w:bookmarkStart w:id="102" w:name="_Toc35960030"/>
      <w:r w:rsidRPr="0017266F">
        <w:rPr>
          <w:rFonts w:ascii="Arial" w:hAnsi="Arial" w:cs="Arial"/>
          <w:color w:val="auto"/>
          <w:sz w:val="20"/>
          <w:szCs w:val="20"/>
        </w:rPr>
        <w:t>Tabla</w:t>
      </w:r>
      <w:r w:rsidR="00182362" w:rsidRPr="0017266F">
        <w:rPr>
          <w:rFonts w:ascii="Arial" w:hAnsi="Arial" w:cs="Arial"/>
          <w:color w:val="auto"/>
          <w:sz w:val="20"/>
          <w:szCs w:val="20"/>
        </w:rPr>
        <w:t xml:space="preserve"> </w:t>
      </w:r>
      <w:r w:rsidR="002806AD">
        <w:rPr>
          <w:rFonts w:ascii="Arial" w:hAnsi="Arial" w:cs="Arial"/>
          <w:color w:val="auto"/>
          <w:sz w:val="20"/>
          <w:szCs w:val="20"/>
        </w:rPr>
        <w:t>3</w:t>
      </w:r>
      <w:r w:rsidR="002806AD" w:rsidRPr="0017266F">
        <w:rPr>
          <w:rFonts w:ascii="Arial" w:hAnsi="Arial" w:cs="Arial"/>
          <w:color w:val="auto"/>
          <w:sz w:val="20"/>
          <w:szCs w:val="20"/>
        </w:rPr>
        <w:t>. GRUPO</w:t>
      </w:r>
      <w:r w:rsidR="001249A0" w:rsidRPr="0017266F">
        <w:rPr>
          <w:rFonts w:ascii="Arial" w:hAnsi="Arial" w:cs="Arial"/>
          <w:color w:val="auto"/>
          <w:sz w:val="20"/>
          <w:szCs w:val="20"/>
        </w:rPr>
        <w:t xml:space="preserve"> </w:t>
      </w:r>
      <w:r w:rsidR="0080252A" w:rsidRPr="0017266F">
        <w:rPr>
          <w:rFonts w:ascii="Arial" w:hAnsi="Arial" w:cs="Arial"/>
          <w:color w:val="auto"/>
          <w:sz w:val="20"/>
          <w:szCs w:val="20"/>
        </w:rPr>
        <w:t>T</w:t>
      </w:r>
      <w:r w:rsidR="001249A0" w:rsidRPr="0017266F">
        <w:rPr>
          <w:rFonts w:ascii="Arial" w:hAnsi="Arial" w:cs="Arial"/>
          <w:color w:val="auto"/>
          <w:sz w:val="20"/>
          <w:szCs w:val="20"/>
        </w:rPr>
        <w:t xml:space="preserve">écnico </w:t>
      </w:r>
      <w:bookmarkStart w:id="103" w:name="_Toc457198635"/>
      <w:bookmarkEnd w:id="100"/>
      <w:bookmarkEnd w:id="101"/>
      <w:bookmarkEnd w:id="102"/>
      <w:r w:rsidR="005865EA" w:rsidRPr="001C4868">
        <w:rPr>
          <w:rFonts w:ascii="Arial" w:hAnsi="Arial" w:cs="Arial"/>
          <w:color w:val="000000"/>
          <w:sz w:val="22"/>
          <w:szCs w:val="22"/>
        </w:rPr>
        <w:t>INGENIERÍA Y SERVICIOS DE COLOMBIA D&amp;R SAS</w:t>
      </w:r>
    </w:p>
    <w:p w14:paraId="5DCDC660" w14:textId="77777777" w:rsidR="006E44AB" w:rsidRPr="0017266F" w:rsidRDefault="006E44AB" w:rsidP="00182362">
      <w:pPr>
        <w:pStyle w:val="ECONORMAL"/>
        <w:spacing w:line="276" w:lineRule="auto"/>
        <w:jc w:val="center"/>
        <w:rPr>
          <w:rFonts w:eastAsia="Times New Roman"/>
          <w:sz w:val="20"/>
          <w:szCs w:val="20"/>
        </w:rPr>
      </w:pPr>
    </w:p>
    <w:p w14:paraId="21455FAF" w14:textId="720143C3" w:rsidR="00182362" w:rsidRPr="0017266F" w:rsidRDefault="00182362" w:rsidP="006E44AB">
      <w:pPr>
        <w:pStyle w:val="ECONORMAL"/>
        <w:spacing w:line="276" w:lineRule="auto"/>
        <w:jc w:val="center"/>
        <w:rPr>
          <w:rFonts w:eastAsia="Times New Roman"/>
          <w:sz w:val="20"/>
          <w:szCs w:val="20"/>
        </w:rPr>
      </w:pPr>
      <w:r w:rsidRPr="0017266F">
        <w:rPr>
          <w:rFonts w:eastAsia="Times New Roman"/>
          <w:sz w:val="20"/>
          <w:szCs w:val="20"/>
        </w:rPr>
        <w:t xml:space="preserve">Fuente: </w:t>
      </w:r>
      <w:r w:rsidR="005709AB" w:rsidRPr="001C4868">
        <w:t>INGENIERÍA Y SERVICIOS DE COLOMBIA D&amp;R SAS</w:t>
      </w:r>
      <w:r w:rsidRPr="0017266F">
        <w:rPr>
          <w:rFonts w:eastAsia="Times New Roman"/>
          <w:sz w:val="20"/>
          <w:szCs w:val="20"/>
        </w:rPr>
        <w:t>.</w:t>
      </w:r>
    </w:p>
    <w:p w14:paraId="52E638BB" w14:textId="77777777" w:rsidR="006E44AB" w:rsidRPr="0017266F" w:rsidRDefault="006E44AB" w:rsidP="006E44AB">
      <w:pPr>
        <w:pStyle w:val="ECONORMAL"/>
        <w:spacing w:line="276" w:lineRule="auto"/>
        <w:jc w:val="center"/>
        <w:rPr>
          <w:rFonts w:eastAsia="Times New Roman"/>
          <w:sz w:val="20"/>
          <w:szCs w:val="20"/>
        </w:rPr>
      </w:pPr>
    </w:p>
    <w:p w14:paraId="2AC518B4" w14:textId="609B5CD2" w:rsidR="00182362" w:rsidRPr="0017266F" w:rsidRDefault="001249A0" w:rsidP="006E44AB">
      <w:pPr>
        <w:pStyle w:val="Ttulo1"/>
        <w:numPr>
          <w:ilvl w:val="0"/>
          <w:numId w:val="12"/>
        </w:numPr>
        <w:spacing w:before="0" w:beforeAutospacing="0" w:after="0" w:afterAutospacing="0"/>
        <w:ind w:left="0"/>
      </w:pPr>
      <w:bookmarkStart w:id="104" w:name="_Toc53825699"/>
      <w:r w:rsidRPr="0017266F">
        <w:t>DIAGNÓSTICO AMBIENTA</w:t>
      </w:r>
      <w:bookmarkEnd w:id="103"/>
      <w:r w:rsidR="009D62C2" w:rsidRPr="0017266F">
        <w:t>L</w:t>
      </w:r>
      <w:bookmarkEnd w:id="104"/>
    </w:p>
    <w:p w14:paraId="4344BDE7" w14:textId="77777777" w:rsidR="006E44AB" w:rsidRPr="0017266F" w:rsidRDefault="006E44AB" w:rsidP="006E44AB">
      <w:pPr>
        <w:pStyle w:val="Ttulo1"/>
        <w:spacing w:before="0" w:beforeAutospacing="0" w:after="0" w:afterAutospacing="0"/>
        <w:jc w:val="left"/>
      </w:pPr>
    </w:p>
    <w:p w14:paraId="18EE76D5" w14:textId="742AC7C7" w:rsidR="00265964" w:rsidRDefault="001249A0" w:rsidP="00265964">
      <w:pPr>
        <w:pStyle w:val="Ttulo2"/>
        <w:spacing w:before="0" w:beforeAutospacing="0" w:after="0" w:afterAutospacing="0"/>
        <w:rPr>
          <w:szCs w:val="36"/>
        </w:rPr>
      </w:pPr>
      <w:bookmarkStart w:id="105" w:name="_Toc457198636"/>
      <w:bookmarkStart w:id="106" w:name="_Toc53825700"/>
      <w:r w:rsidRPr="0017266F">
        <w:t>DESCRIPCIÓN DEL PROCESO PRODUCTIVO</w:t>
      </w:r>
      <w:bookmarkEnd w:id="105"/>
      <w:bookmarkEnd w:id="106"/>
    </w:p>
    <w:p w14:paraId="1EBA358A" w14:textId="77777777" w:rsidR="00265964" w:rsidRPr="00265964" w:rsidRDefault="00265964" w:rsidP="00265964">
      <w:pPr>
        <w:pStyle w:val="Ttulo2"/>
        <w:numPr>
          <w:ilvl w:val="0"/>
          <w:numId w:val="0"/>
        </w:numPr>
        <w:spacing w:before="0" w:beforeAutospacing="0" w:after="0" w:afterAutospacing="0"/>
        <w:rPr>
          <w:szCs w:val="36"/>
        </w:rPr>
      </w:pPr>
    </w:p>
    <w:p w14:paraId="6234896A" w14:textId="77777777" w:rsidR="00265964" w:rsidRDefault="00265964" w:rsidP="00265964">
      <w:pPr>
        <w:pStyle w:val="Standard"/>
        <w:spacing w:after="200" w:line="276" w:lineRule="auto"/>
        <w:jc w:val="both"/>
      </w:pPr>
      <w:r>
        <w:rPr>
          <w:rFonts w:ascii="Arial" w:eastAsia="Calibri" w:hAnsi="Arial" w:cs="Arial"/>
          <w:b/>
          <w:sz w:val="24"/>
          <w:szCs w:val="24"/>
        </w:rPr>
        <w:t>Infraestructura Petrolera</w:t>
      </w:r>
    </w:p>
    <w:p w14:paraId="14889D13" w14:textId="77777777" w:rsidR="00265964" w:rsidRDefault="00265964" w:rsidP="00265964">
      <w:pPr>
        <w:pStyle w:val="Standard"/>
        <w:spacing w:after="200" w:line="276" w:lineRule="auto"/>
        <w:jc w:val="both"/>
      </w:pPr>
      <w:r>
        <w:rPr>
          <w:rFonts w:ascii="Arial" w:eastAsia="Calibri" w:hAnsi="Arial" w:cs="Arial"/>
          <w:sz w:val="24"/>
          <w:szCs w:val="24"/>
        </w:rPr>
        <w:t xml:space="preserve">Montaje, construcción y mantenimiento de plantas industriales, locaciones y estaciones de bombeo de producción y refinación de </w:t>
      </w:r>
      <w:proofErr w:type="spellStart"/>
      <w:r>
        <w:rPr>
          <w:rFonts w:ascii="Arial" w:eastAsia="Calibri" w:hAnsi="Arial" w:cs="Arial"/>
          <w:sz w:val="24"/>
          <w:szCs w:val="24"/>
        </w:rPr>
        <w:t>Oil</w:t>
      </w:r>
      <w:proofErr w:type="spellEnd"/>
      <w:r>
        <w:rPr>
          <w:rFonts w:ascii="Arial" w:eastAsia="Calibri" w:hAnsi="Arial" w:cs="Arial"/>
          <w:sz w:val="24"/>
          <w:szCs w:val="24"/>
        </w:rPr>
        <w:t xml:space="preserve"> &amp; Gas.</w:t>
      </w:r>
    </w:p>
    <w:p w14:paraId="57FE9527" w14:textId="77777777" w:rsidR="00265964" w:rsidRDefault="00265964" w:rsidP="00265964">
      <w:pPr>
        <w:pStyle w:val="Standard"/>
        <w:spacing w:after="200" w:line="276" w:lineRule="auto"/>
        <w:jc w:val="both"/>
      </w:pPr>
      <w:r>
        <w:rPr>
          <w:rFonts w:ascii="Arial" w:eastAsia="Calibri" w:hAnsi="Arial" w:cs="Arial"/>
          <w:b/>
          <w:sz w:val="24"/>
          <w:szCs w:val="24"/>
        </w:rPr>
        <w:t>Productos y Servicios</w:t>
      </w:r>
    </w:p>
    <w:p w14:paraId="5CACDC4C" w14:textId="77777777" w:rsidR="00265964" w:rsidRDefault="00265964" w:rsidP="00265964">
      <w:pPr>
        <w:pStyle w:val="Standard"/>
        <w:numPr>
          <w:ilvl w:val="0"/>
          <w:numId w:val="42"/>
        </w:numPr>
        <w:spacing w:after="200" w:line="276" w:lineRule="auto"/>
        <w:jc w:val="both"/>
      </w:pPr>
      <w:r>
        <w:rPr>
          <w:rFonts w:ascii="Arial" w:eastAsia="Calibri" w:hAnsi="Arial" w:cs="Arial"/>
          <w:b/>
          <w:sz w:val="24"/>
          <w:szCs w:val="24"/>
        </w:rPr>
        <w:t>Obra Civil y de infraestructura</w:t>
      </w:r>
    </w:p>
    <w:p w14:paraId="6E8C355C" w14:textId="77777777" w:rsidR="00265964" w:rsidRDefault="00265964" w:rsidP="00265964">
      <w:pPr>
        <w:pStyle w:val="Standard"/>
        <w:numPr>
          <w:ilvl w:val="1"/>
          <w:numId w:val="39"/>
        </w:numPr>
        <w:spacing w:after="200" w:line="276" w:lineRule="auto"/>
        <w:jc w:val="both"/>
      </w:pPr>
      <w:r>
        <w:rPr>
          <w:rFonts w:ascii="Arial" w:eastAsia="Calibri" w:hAnsi="Arial" w:cs="Arial"/>
          <w:sz w:val="24"/>
          <w:szCs w:val="24"/>
        </w:rPr>
        <w:t>Ejecución de obras civiles en áreas industriales y no industriales.</w:t>
      </w:r>
    </w:p>
    <w:p w14:paraId="13E7FDE4" w14:textId="77777777" w:rsidR="00265964" w:rsidRDefault="00265964" w:rsidP="00265964">
      <w:pPr>
        <w:pStyle w:val="Standard"/>
        <w:numPr>
          <w:ilvl w:val="1"/>
          <w:numId w:val="39"/>
        </w:numPr>
        <w:spacing w:after="200" w:line="276" w:lineRule="auto"/>
        <w:jc w:val="both"/>
      </w:pPr>
      <w:r>
        <w:rPr>
          <w:rFonts w:ascii="Arial" w:eastAsia="Calibri" w:hAnsi="Arial" w:cs="Arial"/>
          <w:sz w:val="24"/>
          <w:szCs w:val="24"/>
        </w:rPr>
        <w:t>Ejecución de obras de alcantarillado y demás redes de servicio público.</w:t>
      </w:r>
    </w:p>
    <w:p w14:paraId="4603C3DB" w14:textId="77777777" w:rsidR="00265964" w:rsidRDefault="00265964" w:rsidP="00265964">
      <w:pPr>
        <w:pStyle w:val="Standard"/>
        <w:numPr>
          <w:ilvl w:val="1"/>
          <w:numId w:val="39"/>
        </w:numPr>
        <w:spacing w:after="200" w:line="276" w:lineRule="auto"/>
        <w:jc w:val="both"/>
      </w:pPr>
      <w:r>
        <w:rPr>
          <w:rFonts w:ascii="Arial" w:eastAsia="Calibri" w:hAnsi="Arial" w:cs="Arial"/>
          <w:sz w:val="24"/>
          <w:szCs w:val="24"/>
        </w:rPr>
        <w:t>Mantenimiento de edificaciones residenciales y no residenciales.</w:t>
      </w:r>
    </w:p>
    <w:p w14:paraId="197D92F6" w14:textId="77777777" w:rsidR="00265964" w:rsidRDefault="00265964" w:rsidP="00265964">
      <w:pPr>
        <w:pStyle w:val="Standard"/>
        <w:numPr>
          <w:ilvl w:val="1"/>
          <w:numId w:val="39"/>
        </w:numPr>
        <w:spacing w:after="200" w:line="276" w:lineRule="auto"/>
        <w:jc w:val="both"/>
      </w:pPr>
      <w:r>
        <w:rPr>
          <w:rFonts w:ascii="Arial" w:eastAsia="Calibri" w:hAnsi="Arial" w:cs="Arial"/>
          <w:sz w:val="24"/>
          <w:szCs w:val="24"/>
        </w:rPr>
        <w:t>Diseño, cálculo y reforzamiento estructural.</w:t>
      </w:r>
    </w:p>
    <w:p w14:paraId="017B9826" w14:textId="77777777" w:rsidR="00265964" w:rsidRDefault="00265964" w:rsidP="00265964">
      <w:pPr>
        <w:pStyle w:val="Standard"/>
        <w:numPr>
          <w:ilvl w:val="1"/>
          <w:numId w:val="39"/>
        </w:numPr>
        <w:spacing w:after="200" w:line="276" w:lineRule="auto"/>
        <w:jc w:val="both"/>
      </w:pPr>
      <w:r>
        <w:rPr>
          <w:rFonts w:ascii="Arial" w:eastAsia="Calibri" w:hAnsi="Arial" w:cs="Arial"/>
          <w:sz w:val="24"/>
          <w:szCs w:val="24"/>
        </w:rPr>
        <w:t>Construcción y mantenimiento de Diques, Taludes y Gaviones.</w:t>
      </w:r>
    </w:p>
    <w:p w14:paraId="7D88A6CB" w14:textId="77777777" w:rsidR="00265964" w:rsidRDefault="00265964" w:rsidP="00265964">
      <w:pPr>
        <w:pStyle w:val="Standard"/>
        <w:numPr>
          <w:ilvl w:val="1"/>
          <w:numId w:val="39"/>
        </w:numPr>
        <w:spacing w:after="200" w:line="276" w:lineRule="auto"/>
        <w:jc w:val="both"/>
      </w:pPr>
      <w:r>
        <w:rPr>
          <w:rFonts w:ascii="Arial" w:eastAsia="Calibri" w:hAnsi="Arial" w:cs="Arial"/>
          <w:sz w:val="24"/>
          <w:szCs w:val="24"/>
        </w:rPr>
        <w:t>Infraestructura y geotecnia de vías.</w:t>
      </w:r>
    </w:p>
    <w:p w14:paraId="7E73B467" w14:textId="77777777" w:rsidR="00265964" w:rsidRDefault="00265964" w:rsidP="00265964">
      <w:pPr>
        <w:pStyle w:val="Standard"/>
        <w:numPr>
          <w:ilvl w:val="1"/>
          <w:numId w:val="39"/>
        </w:numPr>
        <w:spacing w:after="200" w:line="276" w:lineRule="auto"/>
        <w:jc w:val="both"/>
      </w:pPr>
      <w:r>
        <w:rPr>
          <w:rFonts w:ascii="Arial" w:eastAsia="Calibri" w:hAnsi="Arial" w:cs="Arial"/>
          <w:sz w:val="24"/>
          <w:szCs w:val="24"/>
        </w:rPr>
        <w:t>Construcción y mantenimiento de vías (Puentes, vías, pilotaje, cementaciones y pavimentaciones).</w:t>
      </w:r>
    </w:p>
    <w:p w14:paraId="37DCC622" w14:textId="77777777" w:rsidR="00265964" w:rsidRDefault="00265964" w:rsidP="00265964">
      <w:pPr>
        <w:pStyle w:val="Standard"/>
        <w:numPr>
          <w:ilvl w:val="1"/>
          <w:numId w:val="39"/>
        </w:numPr>
        <w:spacing w:after="200" w:line="276" w:lineRule="auto"/>
        <w:jc w:val="both"/>
      </w:pPr>
      <w:r>
        <w:rPr>
          <w:rFonts w:ascii="Arial" w:eastAsia="Calibri" w:hAnsi="Arial" w:cs="Arial"/>
          <w:sz w:val="24"/>
          <w:szCs w:val="24"/>
        </w:rPr>
        <w:t>Estabilización de derechos de vías en zonas aledañas a poliductos y ductos de transporte de hidrocarburo.</w:t>
      </w:r>
    </w:p>
    <w:p w14:paraId="2BA9E3CA" w14:textId="77777777" w:rsidR="00265964" w:rsidRDefault="00265964" w:rsidP="00265964">
      <w:pPr>
        <w:pStyle w:val="Standard"/>
        <w:numPr>
          <w:ilvl w:val="1"/>
          <w:numId w:val="39"/>
        </w:numPr>
        <w:spacing w:after="200" w:line="276" w:lineRule="auto"/>
        <w:jc w:val="both"/>
      </w:pPr>
      <w:r>
        <w:rPr>
          <w:rFonts w:ascii="Arial" w:eastAsia="Calibri" w:hAnsi="Arial" w:cs="Arial"/>
          <w:sz w:val="24"/>
          <w:szCs w:val="24"/>
        </w:rPr>
        <w:t>Construcción y/o adecuación de locaciones y sus vías de acceso.</w:t>
      </w:r>
    </w:p>
    <w:p w14:paraId="6F7C9B19" w14:textId="089EC406" w:rsidR="00265964" w:rsidRPr="00265964" w:rsidRDefault="00265964" w:rsidP="00265964">
      <w:pPr>
        <w:pStyle w:val="Standard"/>
        <w:numPr>
          <w:ilvl w:val="1"/>
          <w:numId w:val="39"/>
        </w:numPr>
        <w:spacing w:after="200" w:line="276" w:lineRule="auto"/>
        <w:jc w:val="both"/>
      </w:pPr>
      <w:r>
        <w:rPr>
          <w:rFonts w:ascii="Arial" w:eastAsia="Calibri" w:hAnsi="Arial" w:cs="Arial"/>
          <w:sz w:val="24"/>
          <w:szCs w:val="24"/>
        </w:rPr>
        <w:lastRenderedPageBreak/>
        <w:t>Movimiento de tierras, nivelación, compactación y acondicionamiento de terrenos para obras</w:t>
      </w:r>
    </w:p>
    <w:p w14:paraId="14006F6B" w14:textId="15D722E6" w:rsidR="00265964" w:rsidRPr="00265964" w:rsidRDefault="00265964" w:rsidP="00265964">
      <w:pPr>
        <w:pStyle w:val="Standard"/>
        <w:numPr>
          <w:ilvl w:val="0"/>
          <w:numId w:val="39"/>
        </w:numPr>
        <w:spacing w:after="200" w:line="276" w:lineRule="auto"/>
        <w:jc w:val="both"/>
      </w:pPr>
      <w:r>
        <w:rPr>
          <w:rFonts w:ascii="Arial" w:eastAsia="Calibri" w:hAnsi="Arial" w:cs="Arial"/>
          <w:b/>
          <w:sz w:val="24"/>
          <w:szCs w:val="24"/>
        </w:rPr>
        <w:t>Montaje Electromecánico</w:t>
      </w:r>
    </w:p>
    <w:p w14:paraId="6FBF09E0" w14:textId="77777777" w:rsidR="00265964" w:rsidRDefault="00265964" w:rsidP="00265964">
      <w:pPr>
        <w:pStyle w:val="Standard"/>
        <w:numPr>
          <w:ilvl w:val="1"/>
          <w:numId w:val="39"/>
        </w:numPr>
        <w:spacing w:after="200" w:line="276" w:lineRule="auto"/>
        <w:jc w:val="both"/>
      </w:pPr>
      <w:r>
        <w:rPr>
          <w:rFonts w:ascii="Arial" w:eastAsia="Calibri" w:hAnsi="Arial" w:cs="Arial"/>
          <w:sz w:val="24"/>
          <w:szCs w:val="24"/>
        </w:rPr>
        <w:t xml:space="preserve">Mantenimiento de plantas industriales de </w:t>
      </w:r>
      <w:proofErr w:type="spellStart"/>
      <w:r>
        <w:rPr>
          <w:rFonts w:ascii="Arial" w:eastAsia="Calibri" w:hAnsi="Arial" w:cs="Arial"/>
          <w:sz w:val="24"/>
          <w:szCs w:val="24"/>
        </w:rPr>
        <w:t>Oil</w:t>
      </w:r>
      <w:proofErr w:type="spellEnd"/>
      <w:r>
        <w:rPr>
          <w:rFonts w:ascii="Arial" w:eastAsia="Calibri" w:hAnsi="Arial" w:cs="Arial"/>
          <w:sz w:val="24"/>
          <w:szCs w:val="24"/>
        </w:rPr>
        <w:t xml:space="preserve"> &amp; Gas.</w:t>
      </w:r>
    </w:p>
    <w:p w14:paraId="0EEAC473" w14:textId="77777777" w:rsidR="00265964" w:rsidRDefault="00265964" w:rsidP="00265964">
      <w:pPr>
        <w:pStyle w:val="Standard"/>
        <w:numPr>
          <w:ilvl w:val="1"/>
          <w:numId w:val="39"/>
        </w:numPr>
        <w:spacing w:after="200" w:line="276" w:lineRule="auto"/>
        <w:jc w:val="both"/>
      </w:pPr>
      <w:r>
        <w:rPr>
          <w:rFonts w:ascii="Arial" w:eastAsia="Calibri" w:hAnsi="Arial" w:cs="Arial"/>
          <w:sz w:val="24"/>
          <w:szCs w:val="24"/>
        </w:rPr>
        <w:t xml:space="preserve">Mantenimiento y reparación de equipos de producción y refinación de </w:t>
      </w:r>
      <w:proofErr w:type="spellStart"/>
      <w:r>
        <w:rPr>
          <w:rFonts w:ascii="Arial" w:eastAsia="Calibri" w:hAnsi="Arial" w:cs="Arial"/>
          <w:sz w:val="24"/>
          <w:szCs w:val="24"/>
        </w:rPr>
        <w:t>Oil</w:t>
      </w:r>
      <w:proofErr w:type="spellEnd"/>
      <w:r>
        <w:rPr>
          <w:rFonts w:ascii="Arial" w:eastAsia="Calibri" w:hAnsi="Arial" w:cs="Arial"/>
          <w:sz w:val="24"/>
          <w:szCs w:val="24"/>
        </w:rPr>
        <w:t xml:space="preserve"> &amp; Gas.</w:t>
      </w:r>
    </w:p>
    <w:p w14:paraId="5F7F1CCF" w14:textId="77777777" w:rsidR="00265964" w:rsidRDefault="00265964" w:rsidP="00265964">
      <w:pPr>
        <w:pStyle w:val="Standard"/>
        <w:numPr>
          <w:ilvl w:val="1"/>
          <w:numId w:val="39"/>
        </w:numPr>
        <w:spacing w:after="200" w:line="276" w:lineRule="auto"/>
        <w:jc w:val="both"/>
      </w:pPr>
      <w:r>
        <w:rPr>
          <w:rFonts w:ascii="Arial" w:eastAsia="Calibri" w:hAnsi="Arial" w:cs="Arial"/>
          <w:sz w:val="24"/>
          <w:szCs w:val="24"/>
        </w:rPr>
        <w:t>Montaje de plantas industriales para los sectores energético, minero, de alimentos, petroquímico, marítimo, petrolero y de gas.</w:t>
      </w:r>
    </w:p>
    <w:p w14:paraId="2A811169" w14:textId="77777777" w:rsidR="00265964" w:rsidRDefault="00265964" w:rsidP="00265964">
      <w:pPr>
        <w:pStyle w:val="Standard"/>
        <w:numPr>
          <w:ilvl w:val="1"/>
          <w:numId w:val="39"/>
        </w:numPr>
        <w:spacing w:after="200" w:line="276" w:lineRule="auto"/>
        <w:jc w:val="both"/>
      </w:pPr>
      <w:r>
        <w:rPr>
          <w:rFonts w:ascii="Arial" w:eastAsia="Calibri" w:hAnsi="Arial" w:cs="Arial"/>
          <w:sz w:val="24"/>
          <w:szCs w:val="24"/>
        </w:rPr>
        <w:t xml:space="preserve">Montaje de equipos estáticos: Intercambiadores, torres, </w:t>
      </w:r>
      <w:proofErr w:type="spellStart"/>
      <w:r>
        <w:rPr>
          <w:rFonts w:ascii="Arial" w:eastAsia="Calibri" w:hAnsi="Arial" w:cs="Arial"/>
          <w:sz w:val="24"/>
          <w:szCs w:val="24"/>
        </w:rPr>
        <w:t>drums</w:t>
      </w:r>
      <w:proofErr w:type="spellEnd"/>
      <w:r>
        <w:rPr>
          <w:rFonts w:ascii="Arial" w:eastAsia="Calibri" w:hAnsi="Arial" w:cs="Arial"/>
          <w:sz w:val="24"/>
          <w:szCs w:val="24"/>
        </w:rPr>
        <w:t>, hornos, tanques, reactores y otros.</w:t>
      </w:r>
    </w:p>
    <w:p w14:paraId="3485A550" w14:textId="77777777" w:rsidR="00265964" w:rsidRDefault="00265964" w:rsidP="00265964">
      <w:pPr>
        <w:pStyle w:val="Standard"/>
        <w:numPr>
          <w:ilvl w:val="1"/>
          <w:numId w:val="39"/>
        </w:numPr>
        <w:spacing w:after="200" w:line="276" w:lineRule="auto"/>
        <w:jc w:val="both"/>
      </w:pPr>
      <w:r>
        <w:rPr>
          <w:rFonts w:ascii="Arial" w:eastAsia="Calibri" w:hAnsi="Arial" w:cs="Arial"/>
          <w:sz w:val="24"/>
          <w:szCs w:val="24"/>
        </w:rPr>
        <w:t>Montaje de equipos rotativos: Compresores, motores, turbinas, bombas, generadores y otros.</w:t>
      </w:r>
    </w:p>
    <w:p w14:paraId="0623C270" w14:textId="77777777" w:rsidR="00265964" w:rsidRDefault="00265964" w:rsidP="00265964">
      <w:pPr>
        <w:pStyle w:val="Standard"/>
        <w:numPr>
          <w:ilvl w:val="1"/>
          <w:numId w:val="39"/>
        </w:numPr>
        <w:spacing w:after="200" w:line="276" w:lineRule="auto"/>
        <w:jc w:val="both"/>
      </w:pPr>
      <w:r>
        <w:rPr>
          <w:rFonts w:ascii="Arial" w:eastAsia="Calibri" w:hAnsi="Arial" w:cs="Arial"/>
          <w:sz w:val="24"/>
          <w:szCs w:val="24"/>
        </w:rPr>
        <w:t>Diseño, construcción y mantenimiento de tanques.</w:t>
      </w:r>
    </w:p>
    <w:p w14:paraId="24E6E408" w14:textId="77777777" w:rsidR="00265964" w:rsidRDefault="00265964" w:rsidP="00265964">
      <w:pPr>
        <w:pStyle w:val="Standard"/>
        <w:numPr>
          <w:ilvl w:val="1"/>
          <w:numId w:val="39"/>
        </w:numPr>
        <w:spacing w:after="200" w:line="276" w:lineRule="auto"/>
        <w:jc w:val="both"/>
      </w:pPr>
      <w:r>
        <w:rPr>
          <w:rFonts w:ascii="Arial" w:eastAsia="Calibri" w:hAnsi="Arial" w:cs="Arial"/>
          <w:sz w:val="24"/>
          <w:szCs w:val="24"/>
        </w:rPr>
        <w:t>Preparación y limpieza industrial de superficies metálicas (</w:t>
      </w:r>
      <w:proofErr w:type="spellStart"/>
      <w:r>
        <w:rPr>
          <w:rFonts w:ascii="Arial" w:eastAsia="Calibri" w:hAnsi="Arial" w:cs="Arial"/>
          <w:sz w:val="24"/>
          <w:szCs w:val="24"/>
        </w:rPr>
        <w:t>sandblasting</w:t>
      </w:r>
      <w:proofErr w:type="spellEnd"/>
      <w:r>
        <w:rPr>
          <w:rFonts w:ascii="Arial" w:eastAsia="Calibri" w:hAnsi="Arial" w:cs="Arial"/>
          <w:sz w:val="24"/>
          <w:szCs w:val="24"/>
        </w:rPr>
        <w:t xml:space="preserve">, </w:t>
      </w:r>
      <w:proofErr w:type="spellStart"/>
      <w:r>
        <w:rPr>
          <w:rFonts w:ascii="Arial" w:eastAsia="Calibri" w:hAnsi="Arial" w:cs="Arial"/>
          <w:sz w:val="24"/>
          <w:szCs w:val="24"/>
        </w:rPr>
        <w:t>sponjet</w:t>
      </w:r>
      <w:proofErr w:type="spellEnd"/>
      <w:r>
        <w:rPr>
          <w:rFonts w:ascii="Arial" w:eastAsia="Calibri" w:hAnsi="Arial" w:cs="Arial"/>
          <w:sz w:val="24"/>
          <w:szCs w:val="24"/>
        </w:rPr>
        <w:t xml:space="preserve"> e </w:t>
      </w:r>
      <w:proofErr w:type="spellStart"/>
      <w:r>
        <w:rPr>
          <w:rFonts w:ascii="Arial" w:eastAsia="Calibri" w:hAnsi="Arial" w:cs="Arial"/>
          <w:sz w:val="24"/>
          <w:szCs w:val="24"/>
        </w:rPr>
        <w:t>hidroblasting</w:t>
      </w:r>
      <w:proofErr w:type="spellEnd"/>
      <w:r>
        <w:rPr>
          <w:rFonts w:ascii="Arial" w:eastAsia="Calibri" w:hAnsi="Arial" w:cs="Arial"/>
          <w:sz w:val="24"/>
          <w:szCs w:val="24"/>
        </w:rPr>
        <w:t>).</w:t>
      </w:r>
    </w:p>
    <w:p w14:paraId="48C6DA3A" w14:textId="2B7EB3D3" w:rsidR="00265964" w:rsidRDefault="00265964" w:rsidP="00265964">
      <w:pPr>
        <w:pStyle w:val="Standard"/>
        <w:numPr>
          <w:ilvl w:val="1"/>
          <w:numId w:val="39"/>
        </w:numPr>
        <w:spacing w:after="200" w:line="276" w:lineRule="auto"/>
        <w:jc w:val="both"/>
      </w:pPr>
      <w:r>
        <w:rPr>
          <w:rFonts w:ascii="Arial" w:eastAsia="Calibri" w:hAnsi="Arial" w:cs="Arial"/>
          <w:sz w:val="24"/>
          <w:szCs w:val="24"/>
        </w:rPr>
        <w:t>Aplicación de recubrimientos y pinturas de alta tecnología a superficies metálicas</w:t>
      </w:r>
    </w:p>
    <w:p w14:paraId="0FAEBC50" w14:textId="77777777" w:rsidR="00265964" w:rsidRDefault="00265964" w:rsidP="00265964">
      <w:pPr>
        <w:pStyle w:val="Standard"/>
        <w:numPr>
          <w:ilvl w:val="1"/>
          <w:numId w:val="39"/>
        </w:numPr>
        <w:spacing w:after="200" w:line="276" w:lineRule="auto"/>
        <w:jc w:val="both"/>
      </w:pPr>
      <w:r>
        <w:rPr>
          <w:rFonts w:ascii="Arial" w:eastAsia="Calibri" w:hAnsi="Arial" w:cs="Arial"/>
          <w:sz w:val="24"/>
          <w:szCs w:val="24"/>
        </w:rPr>
        <w:t>Soldadura de acero inoxidable y acero carbón</w:t>
      </w:r>
    </w:p>
    <w:p w14:paraId="342295B1" w14:textId="518827E1" w:rsidR="00265964" w:rsidRPr="00265964" w:rsidRDefault="00265964" w:rsidP="00265964">
      <w:pPr>
        <w:pStyle w:val="Standard"/>
        <w:numPr>
          <w:ilvl w:val="1"/>
          <w:numId w:val="39"/>
        </w:numPr>
        <w:spacing w:after="200" w:line="276" w:lineRule="auto"/>
        <w:jc w:val="both"/>
      </w:pPr>
      <w:r>
        <w:rPr>
          <w:rFonts w:ascii="Arial" w:eastAsia="Calibri" w:hAnsi="Arial" w:cs="Arial"/>
          <w:sz w:val="24"/>
          <w:szCs w:val="24"/>
        </w:rPr>
        <w:t>Construcción de líneas de conducción (Gasoductos, poliductos, ductos y tuberías de vapor y/o gas).</w:t>
      </w:r>
    </w:p>
    <w:p w14:paraId="2DD57288" w14:textId="77777777" w:rsidR="00265964" w:rsidRDefault="00265964" w:rsidP="00265964">
      <w:pPr>
        <w:pStyle w:val="Standard"/>
        <w:numPr>
          <w:ilvl w:val="0"/>
          <w:numId w:val="39"/>
        </w:numPr>
        <w:spacing w:after="200" w:line="276" w:lineRule="auto"/>
        <w:jc w:val="both"/>
      </w:pPr>
      <w:r>
        <w:rPr>
          <w:rFonts w:ascii="Arial" w:eastAsia="Calibri" w:hAnsi="Arial" w:cs="Arial"/>
          <w:b/>
          <w:sz w:val="24"/>
          <w:szCs w:val="24"/>
        </w:rPr>
        <w:t>Montaje eléctrico, instrumentación y control.</w:t>
      </w:r>
    </w:p>
    <w:p w14:paraId="70978CF7" w14:textId="77777777" w:rsidR="00265964" w:rsidRDefault="00265964" w:rsidP="00265964">
      <w:pPr>
        <w:pStyle w:val="Standard"/>
        <w:numPr>
          <w:ilvl w:val="1"/>
          <w:numId w:val="39"/>
        </w:numPr>
        <w:spacing w:after="200" w:line="276" w:lineRule="auto"/>
        <w:jc w:val="both"/>
      </w:pPr>
      <w:r>
        <w:rPr>
          <w:rFonts w:ascii="Arial" w:eastAsia="Calibri" w:hAnsi="Arial" w:cs="Arial"/>
          <w:sz w:val="24"/>
          <w:szCs w:val="24"/>
        </w:rPr>
        <w:t>Montaje de subestaciones eléctricas de baja, media y alta tensión.</w:t>
      </w:r>
    </w:p>
    <w:p w14:paraId="0107DD77" w14:textId="77777777" w:rsidR="00265964" w:rsidRDefault="00265964" w:rsidP="00265964">
      <w:pPr>
        <w:pStyle w:val="Standard"/>
        <w:numPr>
          <w:ilvl w:val="1"/>
          <w:numId w:val="39"/>
        </w:numPr>
        <w:spacing w:after="200" w:line="276" w:lineRule="auto"/>
        <w:jc w:val="both"/>
      </w:pPr>
      <w:r>
        <w:rPr>
          <w:rFonts w:ascii="Arial" w:eastAsia="Calibri" w:hAnsi="Arial" w:cs="Arial"/>
          <w:sz w:val="24"/>
          <w:szCs w:val="24"/>
        </w:rPr>
        <w:t>Acometidas eléctricas.</w:t>
      </w:r>
    </w:p>
    <w:p w14:paraId="25C7C9EA" w14:textId="77777777" w:rsidR="00265964" w:rsidRDefault="00265964" w:rsidP="00265964">
      <w:pPr>
        <w:pStyle w:val="Standard"/>
        <w:numPr>
          <w:ilvl w:val="1"/>
          <w:numId w:val="39"/>
        </w:numPr>
        <w:spacing w:after="200" w:line="276" w:lineRule="auto"/>
        <w:jc w:val="both"/>
      </w:pPr>
      <w:r>
        <w:rPr>
          <w:rFonts w:ascii="Arial" w:eastAsia="Calibri" w:hAnsi="Arial" w:cs="Arial"/>
          <w:sz w:val="24"/>
          <w:szCs w:val="24"/>
        </w:rPr>
        <w:t>Montaje de equipos eléctricos.</w:t>
      </w:r>
    </w:p>
    <w:p w14:paraId="7C99EBE0" w14:textId="77777777" w:rsidR="00265964" w:rsidRDefault="00265964" w:rsidP="00265964">
      <w:pPr>
        <w:pStyle w:val="Standard"/>
        <w:numPr>
          <w:ilvl w:val="1"/>
          <w:numId w:val="39"/>
        </w:numPr>
        <w:spacing w:after="200" w:line="276" w:lineRule="auto"/>
        <w:jc w:val="both"/>
      </w:pPr>
      <w:r>
        <w:rPr>
          <w:rFonts w:ascii="Arial" w:eastAsia="Calibri" w:hAnsi="Arial" w:cs="Arial"/>
          <w:sz w:val="24"/>
          <w:szCs w:val="24"/>
        </w:rPr>
        <w:t>Montaje de instrumentación y control.</w:t>
      </w:r>
    </w:p>
    <w:p w14:paraId="2DD1634F" w14:textId="0C449C7E" w:rsidR="00265964" w:rsidRPr="00265964" w:rsidRDefault="00265964" w:rsidP="00265964">
      <w:pPr>
        <w:pStyle w:val="Standard"/>
        <w:numPr>
          <w:ilvl w:val="1"/>
          <w:numId w:val="39"/>
        </w:numPr>
        <w:spacing w:after="200" w:line="276" w:lineRule="auto"/>
        <w:jc w:val="both"/>
      </w:pPr>
      <w:r>
        <w:rPr>
          <w:rFonts w:ascii="Arial" w:eastAsia="Calibri" w:hAnsi="Arial" w:cs="Arial"/>
          <w:sz w:val="24"/>
          <w:szCs w:val="24"/>
        </w:rPr>
        <w:t>Automatización de plantas.</w:t>
      </w:r>
    </w:p>
    <w:p w14:paraId="54DBA61D" w14:textId="77777777" w:rsidR="00265964" w:rsidRDefault="00265964" w:rsidP="00265964">
      <w:pPr>
        <w:pStyle w:val="Standard"/>
        <w:numPr>
          <w:ilvl w:val="0"/>
          <w:numId w:val="39"/>
        </w:numPr>
        <w:spacing w:after="200" w:line="276" w:lineRule="auto"/>
        <w:jc w:val="both"/>
      </w:pPr>
      <w:r>
        <w:rPr>
          <w:rFonts w:ascii="Arial" w:eastAsia="Calibri" w:hAnsi="Arial" w:cs="Arial"/>
          <w:b/>
          <w:sz w:val="24"/>
          <w:szCs w:val="24"/>
        </w:rPr>
        <w:lastRenderedPageBreak/>
        <w:t>Proyectos de Ingeniería</w:t>
      </w:r>
    </w:p>
    <w:p w14:paraId="09808D44" w14:textId="77777777" w:rsidR="00265964" w:rsidRDefault="00265964" w:rsidP="00265964">
      <w:pPr>
        <w:pStyle w:val="Standard"/>
        <w:numPr>
          <w:ilvl w:val="1"/>
          <w:numId w:val="39"/>
        </w:numPr>
        <w:spacing w:after="200" w:line="276" w:lineRule="auto"/>
        <w:jc w:val="both"/>
      </w:pPr>
      <w:r>
        <w:rPr>
          <w:rFonts w:ascii="Arial" w:eastAsia="Calibri" w:hAnsi="Arial" w:cs="Arial"/>
          <w:sz w:val="24"/>
          <w:szCs w:val="24"/>
        </w:rPr>
        <w:t>Diseño y gestión de proyectos.</w:t>
      </w:r>
    </w:p>
    <w:p w14:paraId="23B81E4E" w14:textId="77777777" w:rsidR="00265964" w:rsidRDefault="00265964" w:rsidP="00265964">
      <w:pPr>
        <w:pStyle w:val="Standard"/>
        <w:numPr>
          <w:ilvl w:val="1"/>
          <w:numId w:val="39"/>
        </w:numPr>
        <w:spacing w:after="200" w:line="276" w:lineRule="auto"/>
        <w:jc w:val="both"/>
      </w:pPr>
      <w:r>
        <w:rPr>
          <w:rFonts w:ascii="Arial" w:eastAsia="Calibri" w:hAnsi="Arial" w:cs="Arial"/>
          <w:sz w:val="24"/>
          <w:szCs w:val="24"/>
        </w:rPr>
        <w:t>Consultorías técnicas y administrativas.</w:t>
      </w:r>
    </w:p>
    <w:p w14:paraId="696F5D71" w14:textId="77777777" w:rsidR="00265964" w:rsidRDefault="00265964" w:rsidP="00265964">
      <w:pPr>
        <w:pStyle w:val="Standard"/>
        <w:numPr>
          <w:ilvl w:val="1"/>
          <w:numId w:val="39"/>
        </w:numPr>
        <w:spacing w:after="200" w:line="276" w:lineRule="auto"/>
        <w:jc w:val="both"/>
      </w:pPr>
      <w:r>
        <w:rPr>
          <w:rFonts w:ascii="Arial" w:eastAsia="Calibri" w:hAnsi="Arial" w:cs="Arial"/>
          <w:sz w:val="24"/>
          <w:szCs w:val="24"/>
        </w:rPr>
        <w:t>Control y seguimiento técnico y económico de proyectos.</w:t>
      </w:r>
    </w:p>
    <w:p w14:paraId="7060A059" w14:textId="77777777" w:rsidR="00265964" w:rsidRDefault="00265964" w:rsidP="00265964">
      <w:pPr>
        <w:pStyle w:val="Standard"/>
        <w:numPr>
          <w:ilvl w:val="1"/>
          <w:numId w:val="39"/>
        </w:numPr>
        <w:spacing w:after="200" w:line="276" w:lineRule="auto"/>
        <w:jc w:val="both"/>
      </w:pPr>
      <w:r>
        <w:rPr>
          <w:rFonts w:ascii="Arial" w:eastAsia="Calibri" w:hAnsi="Arial" w:cs="Arial"/>
          <w:sz w:val="24"/>
          <w:szCs w:val="24"/>
        </w:rPr>
        <w:t>Interventorías.</w:t>
      </w:r>
    </w:p>
    <w:p w14:paraId="4D8E41DD" w14:textId="35460B69" w:rsidR="00265964" w:rsidRPr="00265964" w:rsidRDefault="00265964" w:rsidP="00265964">
      <w:pPr>
        <w:pStyle w:val="Standard"/>
        <w:numPr>
          <w:ilvl w:val="1"/>
          <w:numId w:val="39"/>
        </w:numPr>
        <w:spacing w:after="200" w:line="276" w:lineRule="auto"/>
        <w:jc w:val="both"/>
      </w:pPr>
      <w:r>
        <w:rPr>
          <w:rFonts w:ascii="Arial" w:eastAsia="Calibri" w:hAnsi="Arial" w:cs="Arial"/>
          <w:sz w:val="24"/>
          <w:szCs w:val="24"/>
        </w:rPr>
        <w:t>Auditorías.</w:t>
      </w:r>
    </w:p>
    <w:p w14:paraId="65818C0E" w14:textId="77777777" w:rsidR="00265964" w:rsidRDefault="00265964" w:rsidP="00265964">
      <w:pPr>
        <w:pStyle w:val="Standard"/>
        <w:numPr>
          <w:ilvl w:val="0"/>
          <w:numId w:val="39"/>
        </w:numPr>
        <w:spacing w:after="200" w:line="276" w:lineRule="auto"/>
        <w:jc w:val="both"/>
      </w:pPr>
      <w:r>
        <w:rPr>
          <w:rFonts w:ascii="Arial" w:eastAsia="Calibri" w:hAnsi="Arial" w:cs="Arial"/>
          <w:b/>
          <w:sz w:val="24"/>
          <w:szCs w:val="24"/>
        </w:rPr>
        <w:t>Medio Ambiente</w:t>
      </w:r>
    </w:p>
    <w:p w14:paraId="35E6EDF2" w14:textId="77777777" w:rsidR="00265964" w:rsidRDefault="00265964" w:rsidP="00265964">
      <w:pPr>
        <w:pStyle w:val="Standard"/>
        <w:numPr>
          <w:ilvl w:val="1"/>
          <w:numId w:val="39"/>
        </w:numPr>
        <w:spacing w:after="200" w:line="276" w:lineRule="auto"/>
        <w:jc w:val="both"/>
      </w:pPr>
      <w:r>
        <w:rPr>
          <w:rFonts w:ascii="Arial" w:eastAsia="Calibri" w:hAnsi="Arial" w:cs="Arial"/>
          <w:sz w:val="24"/>
          <w:szCs w:val="24"/>
        </w:rPr>
        <w:t>Recuperación de áreas contaminadas con hidrocarburos.</w:t>
      </w:r>
    </w:p>
    <w:p w14:paraId="7743363A" w14:textId="77777777" w:rsidR="00265964" w:rsidRDefault="00265964" w:rsidP="00265964">
      <w:pPr>
        <w:pStyle w:val="Standard"/>
        <w:numPr>
          <w:ilvl w:val="1"/>
          <w:numId w:val="39"/>
        </w:numPr>
        <w:spacing w:after="200" w:line="276" w:lineRule="auto"/>
        <w:jc w:val="both"/>
      </w:pPr>
      <w:r>
        <w:rPr>
          <w:rFonts w:ascii="Arial" w:eastAsia="Calibri" w:hAnsi="Arial" w:cs="Arial"/>
          <w:sz w:val="24"/>
          <w:szCs w:val="24"/>
        </w:rPr>
        <w:t xml:space="preserve"> Transporte y tratamiento de residuos contaminados con hidrocarburos.</w:t>
      </w:r>
    </w:p>
    <w:p w14:paraId="68843CB0" w14:textId="77777777" w:rsidR="00265964" w:rsidRDefault="00265964" w:rsidP="00265964">
      <w:pPr>
        <w:pStyle w:val="Standard"/>
        <w:numPr>
          <w:ilvl w:val="1"/>
          <w:numId w:val="39"/>
        </w:numPr>
        <w:spacing w:after="200" w:line="276" w:lineRule="auto"/>
        <w:jc w:val="both"/>
      </w:pPr>
      <w:r>
        <w:rPr>
          <w:rFonts w:ascii="Arial" w:eastAsia="Calibri" w:hAnsi="Arial" w:cs="Arial"/>
          <w:sz w:val="24"/>
          <w:szCs w:val="24"/>
        </w:rPr>
        <w:t>Manejo, retiro, transporte y biodegradación de lodos y vegetación contaminada con hidrocarburos.</w:t>
      </w:r>
    </w:p>
    <w:p w14:paraId="34192240" w14:textId="77777777" w:rsidR="00265964" w:rsidRDefault="00265964" w:rsidP="00265964">
      <w:pPr>
        <w:pStyle w:val="Standard"/>
        <w:numPr>
          <w:ilvl w:val="1"/>
          <w:numId w:val="39"/>
        </w:numPr>
        <w:spacing w:after="200" w:line="276" w:lineRule="auto"/>
        <w:jc w:val="both"/>
      </w:pPr>
      <w:r>
        <w:rPr>
          <w:rFonts w:ascii="Arial" w:eastAsia="Calibri" w:hAnsi="Arial" w:cs="Arial"/>
          <w:sz w:val="24"/>
          <w:szCs w:val="24"/>
        </w:rPr>
        <w:t>Retiro de lodos aceitosos de hidrocarburos en separadores API, equipos y plantas industriales.</w:t>
      </w:r>
    </w:p>
    <w:p w14:paraId="4343C3D2" w14:textId="77777777" w:rsidR="00265964" w:rsidRDefault="00265964" w:rsidP="00265964">
      <w:pPr>
        <w:pStyle w:val="Standard"/>
        <w:numPr>
          <w:ilvl w:val="1"/>
          <w:numId w:val="39"/>
        </w:numPr>
        <w:spacing w:after="200" w:line="276" w:lineRule="auto"/>
        <w:jc w:val="both"/>
      </w:pPr>
      <w:r>
        <w:rPr>
          <w:rFonts w:ascii="Arial" w:eastAsia="Calibri" w:hAnsi="Arial" w:cs="Arial"/>
          <w:sz w:val="24"/>
          <w:szCs w:val="24"/>
        </w:rPr>
        <w:t>Estudios de riesgos o impacto ambiental.</w:t>
      </w:r>
    </w:p>
    <w:p w14:paraId="19BC2F93" w14:textId="77777777" w:rsidR="00265964" w:rsidRDefault="00265964" w:rsidP="00265964">
      <w:pPr>
        <w:pStyle w:val="Standard"/>
        <w:numPr>
          <w:ilvl w:val="1"/>
          <w:numId w:val="39"/>
        </w:numPr>
        <w:spacing w:after="200" w:line="276" w:lineRule="auto"/>
        <w:jc w:val="both"/>
      </w:pPr>
      <w:r>
        <w:rPr>
          <w:rFonts w:ascii="Arial" w:eastAsia="Calibri" w:hAnsi="Arial" w:cs="Arial"/>
          <w:sz w:val="24"/>
          <w:szCs w:val="24"/>
        </w:rPr>
        <w:t>Inventarios, caracterización y reubicación de fauna y flora.</w:t>
      </w:r>
    </w:p>
    <w:p w14:paraId="6379DD89" w14:textId="77777777" w:rsidR="00265964" w:rsidRDefault="00265964" w:rsidP="00265964">
      <w:pPr>
        <w:pStyle w:val="Standard"/>
        <w:numPr>
          <w:ilvl w:val="1"/>
          <w:numId w:val="39"/>
        </w:numPr>
        <w:spacing w:after="200" w:line="276" w:lineRule="auto"/>
        <w:jc w:val="both"/>
      </w:pPr>
      <w:r>
        <w:rPr>
          <w:rFonts w:ascii="Arial" w:eastAsia="Calibri" w:hAnsi="Arial" w:cs="Arial"/>
          <w:sz w:val="24"/>
          <w:szCs w:val="24"/>
        </w:rPr>
        <w:t>Diseño y/o evaluación de sistemas de tratamiento y disposición de residuos.</w:t>
      </w:r>
    </w:p>
    <w:p w14:paraId="5534C761" w14:textId="77777777" w:rsidR="00265964" w:rsidRDefault="00265964" w:rsidP="00265964">
      <w:pPr>
        <w:pStyle w:val="Standard"/>
        <w:numPr>
          <w:ilvl w:val="1"/>
          <w:numId w:val="39"/>
        </w:numPr>
        <w:spacing w:after="200" w:line="276" w:lineRule="auto"/>
        <w:jc w:val="both"/>
      </w:pPr>
      <w:r>
        <w:rPr>
          <w:rFonts w:ascii="Arial" w:eastAsia="Calibri" w:hAnsi="Arial" w:cs="Arial"/>
          <w:sz w:val="24"/>
          <w:szCs w:val="24"/>
        </w:rPr>
        <w:t>Remediación y/o restauración de zonas contaminadas.</w:t>
      </w:r>
    </w:p>
    <w:p w14:paraId="64D1C2AE" w14:textId="77777777" w:rsidR="00265964" w:rsidRDefault="00265964" w:rsidP="00265964">
      <w:pPr>
        <w:pStyle w:val="Standard"/>
        <w:numPr>
          <w:ilvl w:val="1"/>
          <w:numId w:val="39"/>
        </w:numPr>
        <w:spacing w:after="200" w:line="276" w:lineRule="auto"/>
        <w:jc w:val="both"/>
      </w:pPr>
      <w:r>
        <w:rPr>
          <w:rFonts w:ascii="Arial" w:eastAsia="Calibri" w:hAnsi="Arial" w:cs="Arial"/>
          <w:sz w:val="24"/>
          <w:szCs w:val="24"/>
        </w:rPr>
        <w:t>Diseño y/o implementación de planes de gestión integral de residuos.</w:t>
      </w:r>
    </w:p>
    <w:p w14:paraId="5E26835F" w14:textId="77777777" w:rsidR="00265964" w:rsidRDefault="00265964" w:rsidP="00265964">
      <w:pPr>
        <w:pStyle w:val="Standard"/>
        <w:numPr>
          <w:ilvl w:val="1"/>
          <w:numId w:val="39"/>
        </w:numPr>
        <w:spacing w:after="200" w:line="276" w:lineRule="auto"/>
        <w:jc w:val="both"/>
      </w:pPr>
      <w:r>
        <w:rPr>
          <w:rFonts w:ascii="Arial" w:eastAsia="Calibri" w:hAnsi="Arial" w:cs="Arial"/>
          <w:sz w:val="24"/>
          <w:szCs w:val="24"/>
        </w:rPr>
        <w:t>Monitoreo físico, químico e hidrobiológico de cuerpos de agua.</w:t>
      </w:r>
    </w:p>
    <w:p w14:paraId="068ABE83" w14:textId="77777777" w:rsidR="00265964" w:rsidRDefault="00265964" w:rsidP="00265964">
      <w:pPr>
        <w:pStyle w:val="Standard"/>
        <w:numPr>
          <w:ilvl w:val="1"/>
          <w:numId w:val="39"/>
        </w:numPr>
        <w:spacing w:after="200" w:line="276" w:lineRule="auto"/>
        <w:jc w:val="both"/>
      </w:pPr>
      <w:r>
        <w:rPr>
          <w:rFonts w:ascii="Arial" w:eastAsia="Calibri" w:hAnsi="Arial" w:cs="Arial"/>
          <w:sz w:val="24"/>
          <w:szCs w:val="24"/>
        </w:rPr>
        <w:t>Planes de manejo ambiental.</w:t>
      </w:r>
    </w:p>
    <w:p w14:paraId="13BB69C1" w14:textId="77777777" w:rsidR="00265964" w:rsidRDefault="00265964" w:rsidP="00265964">
      <w:pPr>
        <w:pStyle w:val="Standard"/>
        <w:spacing w:after="200" w:line="276" w:lineRule="auto"/>
        <w:ind w:left="1440"/>
        <w:jc w:val="both"/>
        <w:rPr>
          <w:rFonts w:ascii="Arial" w:eastAsia="Calibri" w:hAnsi="Arial" w:cs="Arial"/>
          <w:sz w:val="24"/>
          <w:szCs w:val="24"/>
        </w:rPr>
      </w:pPr>
    </w:p>
    <w:p w14:paraId="17D4D381" w14:textId="77777777" w:rsidR="00265964" w:rsidRDefault="00265964" w:rsidP="00265964">
      <w:pPr>
        <w:pStyle w:val="Standard"/>
        <w:numPr>
          <w:ilvl w:val="0"/>
          <w:numId w:val="39"/>
        </w:numPr>
        <w:spacing w:after="200" w:line="276" w:lineRule="auto"/>
        <w:jc w:val="both"/>
      </w:pPr>
      <w:r>
        <w:rPr>
          <w:rFonts w:ascii="Arial" w:eastAsia="Calibri" w:hAnsi="Arial" w:cs="Arial"/>
          <w:b/>
          <w:sz w:val="24"/>
          <w:szCs w:val="24"/>
        </w:rPr>
        <w:t>Logística y Suministros</w:t>
      </w:r>
    </w:p>
    <w:p w14:paraId="5AC2ACCA" w14:textId="77777777" w:rsidR="00265964" w:rsidRDefault="00265964" w:rsidP="00265964">
      <w:pPr>
        <w:pStyle w:val="Standard"/>
        <w:numPr>
          <w:ilvl w:val="1"/>
          <w:numId w:val="39"/>
        </w:numPr>
        <w:spacing w:after="200" w:line="276" w:lineRule="auto"/>
        <w:jc w:val="both"/>
      </w:pPr>
      <w:r>
        <w:rPr>
          <w:rFonts w:ascii="Arial" w:eastAsia="Calibri" w:hAnsi="Arial" w:cs="Arial"/>
          <w:sz w:val="24"/>
          <w:szCs w:val="24"/>
        </w:rPr>
        <w:lastRenderedPageBreak/>
        <w:t>Servicio de mantenimiento integral (Limpieza, fumigación, cafetería, aseo y mantenimiento de instalaciones).</w:t>
      </w:r>
    </w:p>
    <w:p w14:paraId="796BB2AC" w14:textId="77777777" w:rsidR="00265964" w:rsidRDefault="00265964" w:rsidP="00265964">
      <w:pPr>
        <w:pStyle w:val="Standard"/>
        <w:numPr>
          <w:ilvl w:val="1"/>
          <w:numId w:val="39"/>
        </w:numPr>
        <w:spacing w:after="200" w:line="276" w:lineRule="auto"/>
        <w:jc w:val="both"/>
      </w:pPr>
      <w:r>
        <w:rPr>
          <w:rFonts w:ascii="Arial" w:eastAsia="Calibri" w:hAnsi="Arial" w:cs="Arial"/>
          <w:sz w:val="24"/>
          <w:szCs w:val="24"/>
        </w:rPr>
        <w:t xml:space="preserve">Mantenimiento de zonas verdes (Rocería, jardinería y recolección de </w:t>
      </w:r>
      <w:proofErr w:type="spellStart"/>
      <w:r>
        <w:rPr>
          <w:rFonts w:ascii="Arial" w:eastAsia="Calibri" w:hAnsi="Arial" w:cs="Arial"/>
          <w:sz w:val="24"/>
          <w:szCs w:val="24"/>
        </w:rPr>
        <w:t>tarulla</w:t>
      </w:r>
      <w:proofErr w:type="spellEnd"/>
      <w:r>
        <w:rPr>
          <w:rFonts w:ascii="Arial" w:eastAsia="Calibri" w:hAnsi="Arial" w:cs="Arial"/>
          <w:sz w:val="24"/>
          <w:szCs w:val="24"/>
        </w:rPr>
        <w:t>).</w:t>
      </w:r>
    </w:p>
    <w:p w14:paraId="33B262E7" w14:textId="77777777" w:rsidR="00265964" w:rsidRDefault="00265964" w:rsidP="00265964">
      <w:pPr>
        <w:pStyle w:val="Standard"/>
        <w:numPr>
          <w:ilvl w:val="1"/>
          <w:numId w:val="39"/>
        </w:numPr>
        <w:spacing w:after="200" w:line="276" w:lineRule="auto"/>
        <w:jc w:val="both"/>
      </w:pPr>
      <w:r>
        <w:rPr>
          <w:rFonts w:ascii="Arial" w:eastAsia="Calibri" w:hAnsi="Arial" w:cs="Arial"/>
          <w:sz w:val="24"/>
          <w:szCs w:val="24"/>
        </w:rPr>
        <w:t>Suministro de personal (Mano de obra calificada y no calificada).</w:t>
      </w:r>
    </w:p>
    <w:p w14:paraId="5D88F97B" w14:textId="77777777" w:rsidR="00265964" w:rsidRDefault="00265964" w:rsidP="00265964">
      <w:pPr>
        <w:pStyle w:val="Standard"/>
        <w:numPr>
          <w:ilvl w:val="1"/>
          <w:numId w:val="39"/>
        </w:numPr>
        <w:spacing w:after="200" w:line="276" w:lineRule="auto"/>
        <w:jc w:val="both"/>
      </w:pPr>
      <w:r>
        <w:rPr>
          <w:rFonts w:ascii="Arial" w:eastAsia="Calibri" w:hAnsi="Arial" w:cs="Arial"/>
          <w:sz w:val="24"/>
          <w:szCs w:val="24"/>
        </w:rPr>
        <w:t>Suministro de insumos de oficina, cafetería y aseo.</w:t>
      </w:r>
    </w:p>
    <w:p w14:paraId="6AD7BB0C" w14:textId="77777777" w:rsidR="00265964" w:rsidRDefault="00265964" w:rsidP="00265964">
      <w:pPr>
        <w:pStyle w:val="Standard"/>
        <w:numPr>
          <w:ilvl w:val="1"/>
          <w:numId w:val="39"/>
        </w:numPr>
        <w:spacing w:after="200" w:line="276" w:lineRule="auto"/>
        <w:jc w:val="both"/>
      </w:pPr>
      <w:r>
        <w:rPr>
          <w:rFonts w:ascii="Arial" w:eastAsia="Calibri" w:hAnsi="Arial" w:cs="Arial"/>
          <w:sz w:val="24"/>
          <w:szCs w:val="24"/>
        </w:rPr>
        <w:t>Suministro de materiales de construcción.</w:t>
      </w:r>
    </w:p>
    <w:p w14:paraId="712FB39E" w14:textId="77777777" w:rsidR="00265964" w:rsidRDefault="00265964" w:rsidP="00265964">
      <w:pPr>
        <w:pStyle w:val="Standard"/>
        <w:numPr>
          <w:ilvl w:val="1"/>
          <w:numId w:val="39"/>
        </w:numPr>
        <w:spacing w:after="200" w:line="276" w:lineRule="auto"/>
        <w:jc w:val="both"/>
      </w:pPr>
      <w:r>
        <w:rPr>
          <w:rFonts w:ascii="Arial" w:eastAsia="Calibri" w:hAnsi="Arial" w:cs="Arial"/>
          <w:sz w:val="24"/>
          <w:szCs w:val="24"/>
        </w:rPr>
        <w:t>Suministro de dotaciones.</w:t>
      </w:r>
    </w:p>
    <w:p w14:paraId="4E0AA2C4" w14:textId="77777777" w:rsidR="00265964" w:rsidRDefault="00265964" w:rsidP="00265964">
      <w:pPr>
        <w:pStyle w:val="Standard"/>
        <w:numPr>
          <w:ilvl w:val="1"/>
          <w:numId w:val="39"/>
        </w:numPr>
        <w:spacing w:after="200" w:line="276" w:lineRule="auto"/>
        <w:jc w:val="both"/>
      </w:pPr>
      <w:r>
        <w:rPr>
          <w:rFonts w:ascii="Arial" w:eastAsia="Calibri" w:hAnsi="Arial" w:cs="Arial"/>
          <w:sz w:val="24"/>
          <w:szCs w:val="24"/>
        </w:rPr>
        <w:t>Suministro e instalación de señalización industrial y vial.</w:t>
      </w:r>
    </w:p>
    <w:p w14:paraId="0913287A" w14:textId="77777777" w:rsidR="00265964" w:rsidRDefault="00265964" w:rsidP="00265964">
      <w:pPr>
        <w:pStyle w:val="Standard"/>
        <w:numPr>
          <w:ilvl w:val="1"/>
          <w:numId w:val="39"/>
        </w:numPr>
        <w:spacing w:after="200" w:line="276" w:lineRule="auto"/>
        <w:jc w:val="both"/>
      </w:pPr>
      <w:r>
        <w:rPr>
          <w:rFonts w:ascii="Arial" w:eastAsia="Calibri" w:hAnsi="Arial" w:cs="Arial"/>
          <w:sz w:val="24"/>
          <w:szCs w:val="24"/>
        </w:rPr>
        <w:t>Logística de contratos</w:t>
      </w:r>
    </w:p>
    <w:p w14:paraId="3F0479AE" w14:textId="77777777" w:rsidR="00265964" w:rsidRDefault="00265964" w:rsidP="00265964">
      <w:pPr>
        <w:pStyle w:val="Standard"/>
        <w:numPr>
          <w:ilvl w:val="1"/>
          <w:numId w:val="39"/>
        </w:numPr>
        <w:spacing w:after="200" w:line="276" w:lineRule="auto"/>
        <w:jc w:val="both"/>
      </w:pPr>
      <w:r>
        <w:rPr>
          <w:rFonts w:ascii="Arial" w:eastAsia="Calibri" w:hAnsi="Arial" w:cs="Arial"/>
          <w:sz w:val="24"/>
          <w:szCs w:val="24"/>
        </w:rPr>
        <w:t>Industria alimentaria y no alimentaria</w:t>
      </w:r>
    </w:p>
    <w:p w14:paraId="29BCEC3E" w14:textId="6E6C4046" w:rsidR="00265964" w:rsidRDefault="00265964" w:rsidP="00265964">
      <w:pPr>
        <w:pStyle w:val="Standard"/>
        <w:numPr>
          <w:ilvl w:val="1"/>
          <w:numId w:val="39"/>
        </w:numPr>
        <w:spacing w:before="100" w:after="24" w:line="336" w:lineRule="atLeast"/>
      </w:pPr>
      <w:r>
        <w:rPr>
          <w:rFonts w:ascii="Arial" w:eastAsia="Times New Roman" w:hAnsi="Arial" w:cs="Arial"/>
          <w:color w:val="252525"/>
          <w:sz w:val="24"/>
          <w:szCs w:val="24"/>
          <w:lang w:eastAsia="es-CO"/>
        </w:rPr>
        <w:t>Ejecución para la selección, empaque, almacenamiento y mercadeo.</w:t>
      </w:r>
    </w:p>
    <w:p w14:paraId="4FBFCCCE" w14:textId="77777777" w:rsidR="00265964" w:rsidRDefault="00265964" w:rsidP="00265964">
      <w:pPr>
        <w:pStyle w:val="Standard"/>
        <w:numPr>
          <w:ilvl w:val="1"/>
          <w:numId w:val="39"/>
        </w:numPr>
        <w:spacing w:before="100" w:after="24" w:line="336" w:lineRule="atLeast"/>
      </w:pPr>
      <w:r>
        <w:rPr>
          <w:rFonts w:ascii="Arial" w:eastAsia="Times New Roman" w:hAnsi="Arial" w:cs="Arial"/>
          <w:color w:val="252525"/>
          <w:sz w:val="24"/>
          <w:szCs w:val="24"/>
          <w:lang w:eastAsia="es-CO"/>
        </w:rPr>
        <w:t>Conservación y empaque de los productos deshidratados de frutas, verduras, especias, pescado.</w:t>
      </w:r>
    </w:p>
    <w:p w14:paraId="0C20E337" w14:textId="77777777" w:rsidR="00265964" w:rsidRDefault="00265964" w:rsidP="00265964">
      <w:pPr>
        <w:pStyle w:val="Standard"/>
        <w:numPr>
          <w:ilvl w:val="1"/>
          <w:numId w:val="39"/>
        </w:numPr>
        <w:spacing w:before="100" w:after="24" w:line="336" w:lineRule="atLeast"/>
      </w:pPr>
      <w:r>
        <w:rPr>
          <w:rFonts w:ascii="Arial" w:eastAsia="Times New Roman" w:hAnsi="Arial" w:cs="Arial"/>
          <w:color w:val="252525"/>
          <w:sz w:val="24"/>
          <w:szCs w:val="24"/>
          <w:lang w:eastAsia="es-CO"/>
        </w:rPr>
        <w:t>Elaboración de jugos, pulpas, concentrados, subproductos, harinas, fabricación de alimentos balanceados, suministro complemento alimenticio, suministro de alimentos escolares, universitarios, adulto mayor.</w:t>
      </w:r>
    </w:p>
    <w:p w14:paraId="64B9696E" w14:textId="7B16F2F5" w:rsidR="00265964" w:rsidRDefault="002806AD" w:rsidP="00265964">
      <w:pPr>
        <w:pStyle w:val="Standard"/>
        <w:numPr>
          <w:ilvl w:val="1"/>
          <w:numId w:val="39"/>
        </w:numPr>
        <w:spacing w:before="100" w:after="24" w:line="336" w:lineRule="atLeast"/>
      </w:pPr>
      <w:r>
        <w:rPr>
          <w:rFonts w:ascii="Arial" w:eastAsia="Times New Roman" w:hAnsi="Arial" w:cs="Arial"/>
          <w:color w:val="252525"/>
          <w:sz w:val="24"/>
          <w:szCs w:val="24"/>
          <w:lang w:eastAsia="es-CO"/>
        </w:rPr>
        <w:t>Transformación s</w:t>
      </w:r>
      <w:hyperlink r:id="rId13" w:history="1">
        <w:r w:rsidR="00265964">
          <w:t>ubproductos</w:t>
        </w:r>
      </w:hyperlink>
      <w:r w:rsidR="00265964">
        <w:rPr>
          <w:rFonts w:ascii="Arial" w:eastAsia="Times New Roman" w:hAnsi="Arial" w:cs="Arial"/>
          <w:color w:val="252525"/>
          <w:sz w:val="24"/>
          <w:szCs w:val="24"/>
          <w:lang w:eastAsia="es-CO"/>
        </w:rPr>
        <w:t xml:space="preserve"> de la leche, carne, pasta, aceite de pescado, derivados en general.</w:t>
      </w:r>
    </w:p>
    <w:p w14:paraId="380E807F" w14:textId="77777777" w:rsidR="00265964" w:rsidRDefault="00265964" w:rsidP="00265964">
      <w:pPr>
        <w:pStyle w:val="Standard"/>
        <w:numPr>
          <w:ilvl w:val="1"/>
          <w:numId w:val="39"/>
        </w:numPr>
        <w:spacing w:before="100" w:after="24" w:line="336" w:lineRule="atLeast"/>
      </w:pPr>
      <w:r>
        <w:rPr>
          <w:rFonts w:ascii="Arial" w:eastAsia="Times New Roman" w:hAnsi="Arial" w:cs="Arial"/>
          <w:color w:val="252525"/>
          <w:sz w:val="24"/>
          <w:szCs w:val="24"/>
          <w:lang w:eastAsia="es-CO"/>
        </w:rPr>
        <w:t>Servicios de Incubadoras de huevos, tratamiento de desperdicios, talleres de mantenimiento, conglomerado cárnico, conglomerado cárnico, lácteos, centros de acopio y enfriado, Pasteurizado y envasado, mantequilla,  crema, natillas, quesos frescos y duros, yogur, helados, postres, Leche en polvo, frutas y verduras, selección y clasificación, Jugos – pulpas, néctares ,concentrados, dulces y mermeladas, subproductos del tomate, frutas enlatadas, encurtidos,  frutas desecadas, verduras deshidratadas, Verduras congeladas, pescado , abastecimiento de hielo.</w:t>
      </w:r>
    </w:p>
    <w:p w14:paraId="1F645251" w14:textId="77777777" w:rsidR="00265964" w:rsidRDefault="00265964" w:rsidP="00265964">
      <w:pPr>
        <w:pStyle w:val="Standard"/>
        <w:spacing w:after="200" w:line="276" w:lineRule="auto"/>
        <w:ind w:left="1440"/>
        <w:jc w:val="both"/>
        <w:rPr>
          <w:rFonts w:ascii="Arial" w:eastAsia="Calibri" w:hAnsi="Arial" w:cs="Arial"/>
          <w:sz w:val="24"/>
          <w:szCs w:val="24"/>
        </w:rPr>
      </w:pPr>
    </w:p>
    <w:p w14:paraId="66B6C085" w14:textId="77777777" w:rsidR="00265964" w:rsidRDefault="00265964" w:rsidP="00265964">
      <w:pPr>
        <w:pStyle w:val="Standard"/>
        <w:numPr>
          <w:ilvl w:val="0"/>
          <w:numId w:val="39"/>
        </w:numPr>
        <w:spacing w:after="200" w:line="276" w:lineRule="auto"/>
        <w:jc w:val="both"/>
      </w:pPr>
      <w:r>
        <w:rPr>
          <w:rFonts w:ascii="Arial" w:eastAsia="Calibri" w:hAnsi="Arial" w:cs="Arial"/>
          <w:b/>
          <w:sz w:val="24"/>
          <w:szCs w:val="24"/>
        </w:rPr>
        <w:t>Alquiler de Equipos y Vehículos</w:t>
      </w:r>
    </w:p>
    <w:p w14:paraId="0C049905" w14:textId="77777777" w:rsidR="00265964" w:rsidRDefault="00265964" w:rsidP="00265964">
      <w:pPr>
        <w:pStyle w:val="Standard"/>
        <w:numPr>
          <w:ilvl w:val="1"/>
          <w:numId w:val="39"/>
        </w:numPr>
        <w:spacing w:after="200" w:line="276" w:lineRule="auto"/>
        <w:jc w:val="both"/>
      </w:pPr>
      <w:r>
        <w:rPr>
          <w:rFonts w:ascii="Arial" w:eastAsia="Calibri" w:hAnsi="Arial" w:cs="Arial"/>
          <w:sz w:val="24"/>
          <w:szCs w:val="24"/>
        </w:rPr>
        <w:t>Alquiler de maquinaria amarilla y volquetas.</w:t>
      </w:r>
    </w:p>
    <w:p w14:paraId="276EFB1B" w14:textId="77777777" w:rsidR="00265964" w:rsidRDefault="00265964" w:rsidP="00265964">
      <w:pPr>
        <w:pStyle w:val="Standard"/>
        <w:numPr>
          <w:ilvl w:val="1"/>
          <w:numId w:val="39"/>
        </w:numPr>
        <w:spacing w:after="200" w:line="276" w:lineRule="auto"/>
        <w:jc w:val="both"/>
      </w:pPr>
      <w:r>
        <w:rPr>
          <w:rFonts w:ascii="Arial" w:eastAsia="Calibri" w:hAnsi="Arial" w:cs="Arial"/>
          <w:sz w:val="24"/>
          <w:szCs w:val="24"/>
        </w:rPr>
        <w:t xml:space="preserve">Alquiler de equipos de </w:t>
      </w:r>
      <w:proofErr w:type="spellStart"/>
      <w:r>
        <w:rPr>
          <w:rFonts w:ascii="Arial" w:eastAsia="Calibri" w:hAnsi="Arial" w:cs="Arial"/>
          <w:sz w:val="24"/>
          <w:szCs w:val="24"/>
        </w:rPr>
        <w:t>Izaje</w:t>
      </w:r>
      <w:proofErr w:type="spellEnd"/>
      <w:r>
        <w:rPr>
          <w:rFonts w:ascii="Arial" w:eastAsia="Calibri" w:hAnsi="Arial" w:cs="Arial"/>
          <w:sz w:val="24"/>
          <w:szCs w:val="24"/>
        </w:rPr>
        <w:t xml:space="preserve"> (Grúas, camión grúa, camión </w:t>
      </w:r>
      <w:proofErr w:type="spellStart"/>
      <w:r>
        <w:rPr>
          <w:rFonts w:ascii="Arial" w:eastAsia="Calibri" w:hAnsi="Arial" w:cs="Arial"/>
          <w:sz w:val="24"/>
          <w:szCs w:val="24"/>
        </w:rPr>
        <w:t>Stinger</w:t>
      </w:r>
      <w:proofErr w:type="spellEnd"/>
      <w:r>
        <w:rPr>
          <w:rFonts w:ascii="Arial" w:eastAsia="Calibri" w:hAnsi="Arial" w:cs="Arial"/>
          <w:sz w:val="24"/>
          <w:szCs w:val="24"/>
        </w:rPr>
        <w:t>).</w:t>
      </w:r>
    </w:p>
    <w:p w14:paraId="67A40DAD" w14:textId="5C6C5086" w:rsidR="00265964" w:rsidRDefault="00265964" w:rsidP="00265964">
      <w:pPr>
        <w:pStyle w:val="Standard"/>
        <w:numPr>
          <w:ilvl w:val="1"/>
          <w:numId w:val="39"/>
        </w:numPr>
        <w:spacing w:after="200" w:line="276" w:lineRule="auto"/>
        <w:jc w:val="both"/>
      </w:pPr>
      <w:r>
        <w:rPr>
          <w:rFonts w:ascii="Arial" w:eastAsia="Calibri" w:hAnsi="Arial" w:cs="Arial"/>
          <w:sz w:val="24"/>
          <w:szCs w:val="24"/>
        </w:rPr>
        <w:t>Alquiler de equipos y herramientas (</w:t>
      </w:r>
      <w:r w:rsidR="002806AD">
        <w:rPr>
          <w:rFonts w:ascii="Arial" w:eastAsia="Calibri" w:hAnsi="Arial" w:cs="Arial"/>
          <w:sz w:val="24"/>
          <w:szCs w:val="24"/>
        </w:rPr>
        <w:t>Moto soldadores</w:t>
      </w:r>
      <w:r>
        <w:rPr>
          <w:rFonts w:ascii="Arial" w:eastAsia="Calibri" w:hAnsi="Arial" w:cs="Arial"/>
          <w:sz w:val="24"/>
          <w:szCs w:val="24"/>
        </w:rPr>
        <w:t>, plantas eléctricas, torres de iluminación, compresores de aire, mezcladoras, motobombas).</w:t>
      </w:r>
    </w:p>
    <w:p w14:paraId="1BADA202" w14:textId="77777777" w:rsidR="00265964" w:rsidRDefault="00265964" w:rsidP="00265964">
      <w:pPr>
        <w:pStyle w:val="Standard"/>
        <w:numPr>
          <w:ilvl w:val="1"/>
          <w:numId w:val="39"/>
        </w:numPr>
        <w:spacing w:after="200" w:line="276" w:lineRule="auto"/>
        <w:jc w:val="both"/>
      </w:pPr>
      <w:r>
        <w:rPr>
          <w:rFonts w:ascii="Arial" w:eastAsia="Calibri" w:hAnsi="Arial" w:cs="Arial"/>
          <w:sz w:val="24"/>
          <w:szCs w:val="24"/>
        </w:rPr>
        <w:t>Movimiento y transporte de carga.</w:t>
      </w:r>
    </w:p>
    <w:p w14:paraId="6F2CD960" w14:textId="0A671CFE" w:rsidR="00265964" w:rsidRDefault="00265964" w:rsidP="00265964">
      <w:pPr>
        <w:pStyle w:val="Standard"/>
        <w:numPr>
          <w:ilvl w:val="1"/>
          <w:numId w:val="39"/>
        </w:numPr>
        <w:spacing w:after="200" w:line="276" w:lineRule="auto"/>
        <w:jc w:val="both"/>
      </w:pPr>
      <w:r>
        <w:rPr>
          <w:rFonts w:ascii="Arial" w:eastAsia="Calibri" w:hAnsi="Arial" w:cs="Arial"/>
          <w:sz w:val="24"/>
          <w:szCs w:val="24"/>
        </w:rPr>
        <w:t>Alquiles de equipos para trabajos en altura (</w:t>
      </w:r>
      <w:proofErr w:type="spellStart"/>
      <w:r>
        <w:rPr>
          <w:rFonts w:ascii="Arial" w:eastAsia="Calibri" w:hAnsi="Arial" w:cs="Arial"/>
          <w:sz w:val="24"/>
          <w:szCs w:val="24"/>
        </w:rPr>
        <w:t>Man</w:t>
      </w:r>
      <w:proofErr w:type="spellEnd"/>
      <w:r>
        <w:rPr>
          <w:rFonts w:ascii="Arial" w:eastAsia="Calibri" w:hAnsi="Arial" w:cs="Arial"/>
          <w:sz w:val="24"/>
          <w:szCs w:val="24"/>
        </w:rPr>
        <w:t>-</w:t>
      </w:r>
      <w:r w:rsidR="002806AD">
        <w:rPr>
          <w:rFonts w:ascii="Arial" w:eastAsia="Calibri" w:hAnsi="Arial" w:cs="Arial"/>
          <w:sz w:val="24"/>
          <w:szCs w:val="24"/>
        </w:rPr>
        <w:t>lista</w:t>
      </w:r>
      <w:r>
        <w:rPr>
          <w:rFonts w:ascii="Arial" w:eastAsia="Calibri" w:hAnsi="Arial" w:cs="Arial"/>
          <w:sz w:val="24"/>
          <w:szCs w:val="24"/>
        </w:rPr>
        <w:t xml:space="preserve">, escalera eléctrica de tijera, </w:t>
      </w:r>
      <w:proofErr w:type="spellStart"/>
      <w:r>
        <w:rPr>
          <w:rFonts w:ascii="Arial" w:eastAsia="Calibri" w:hAnsi="Arial" w:cs="Arial"/>
          <w:sz w:val="24"/>
          <w:szCs w:val="24"/>
        </w:rPr>
        <w:t>telehander</w:t>
      </w:r>
      <w:proofErr w:type="spellEnd"/>
      <w:r>
        <w:rPr>
          <w:rFonts w:ascii="Arial" w:eastAsia="Calibri" w:hAnsi="Arial" w:cs="Arial"/>
          <w:sz w:val="24"/>
          <w:szCs w:val="24"/>
        </w:rPr>
        <w:t>, camión canasta).</w:t>
      </w:r>
    </w:p>
    <w:p w14:paraId="269C2FFD" w14:textId="77777777" w:rsidR="00265964" w:rsidRDefault="00265964" w:rsidP="00265964">
      <w:pPr>
        <w:pStyle w:val="Standard"/>
        <w:numPr>
          <w:ilvl w:val="1"/>
          <w:numId w:val="39"/>
        </w:numPr>
        <w:spacing w:after="200" w:line="276" w:lineRule="auto"/>
        <w:jc w:val="both"/>
      </w:pPr>
      <w:r>
        <w:rPr>
          <w:rFonts w:ascii="Arial" w:eastAsia="Calibri" w:hAnsi="Arial" w:cs="Arial"/>
          <w:sz w:val="24"/>
          <w:szCs w:val="24"/>
        </w:rPr>
        <w:t>Alquiles de contenedores (Tipo oficina y de herramientas).</w:t>
      </w:r>
    </w:p>
    <w:p w14:paraId="50E9B6FB" w14:textId="77777777" w:rsidR="00265964" w:rsidRDefault="00265964" w:rsidP="00265964">
      <w:pPr>
        <w:pStyle w:val="Standard"/>
        <w:numPr>
          <w:ilvl w:val="1"/>
          <w:numId w:val="39"/>
        </w:numPr>
        <w:spacing w:after="200" w:line="276" w:lineRule="auto"/>
        <w:jc w:val="both"/>
      </w:pPr>
      <w:r>
        <w:rPr>
          <w:rFonts w:ascii="Arial" w:eastAsia="Calibri" w:hAnsi="Arial" w:cs="Arial"/>
          <w:sz w:val="24"/>
          <w:szCs w:val="24"/>
        </w:rPr>
        <w:t>Alquiler de vehículos (Turbos, camiones, camionetas, buses y busetas).</w:t>
      </w:r>
    </w:p>
    <w:p w14:paraId="559A87FB" w14:textId="270902AC" w:rsidR="00265964" w:rsidRPr="00265964" w:rsidRDefault="00265964" w:rsidP="00265964">
      <w:pPr>
        <w:pStyle w:val="Standard"/>
        <w:numPr>
          <w:ilvl w:val="1"/>
          <w:numId w:val="39"/>
        </w:numPr>
        <w:spacing w:after="200" w:line="276" w:lineRule="auto"/>
        <w:jc w:val="both"/>
      </w:pPr>
      <w:r>
        <w:rPr>
          <w:rFonts w:ascii="Arial" w:eastAsia="Calibri" w:hAnsi="Arial" w:cs="Arial"/>
          <w:sz w:val="24"/>
          <w:szCs w:val="24"/>
        </w:rPr>
        <w:t>Alquiler, armado y certificación de andamios.</w:t>
      </w:r>
    </w:p>
    <w:p w14:paraId="245F9761" w14:textId="77777777" w:rsidR="00265964" w:rsidRDefault="00265964" w:rsidP="00265964">
      <w:pPr>
        <w:pStyle w:val="Standard"/>
        <w:numPr>
          <w:ilvl w:val="0"/>
          <w:numId w:val="39"/>
        </w:numPr>
        <w:spacing w:after="200" w:line="276" w:lineRule="auto"/>
        <w:jc w:val="both"/>
      </w:pPr>
      <w:r>
        <w:rPr>
          <w:rFonts w:ascii="Arial" w:eastAsia="Calibri" w:hAnsi="Arial" w:cs="Arial"/>
          <w:b/>
          <w:sz w:val="24"/>
          <w:szCs w:val="24"/>
        </w:rPr>
        <w:t>Aseo y servicios</w:t>
      </w:r>
    </w:p>
    <w:p w14:paraId="4886BF82" w14:textId="02238868" w:rsidR="00265964" w:rsidRDefault="00265964" w:rsidP="0032124A">
      <w:pPr>
        <w:pStyle w:val="Standard"/>
        <w:numPr>
          <w:ilvl w:val="0"/>
          <w:numId w:val="45"/>
        </w:numPr>
        <w:spacing w:after="200" w:line="276" w:lineRule="auto"/>
        <w:jc w:val="both"/>
      </w:pPr>
      <w:r>
        <w:rPr>
          <w:rFonts w:ascii="Arial" w:eastAsia="Calibri" w:hAnsi="Arial" w:cs="Arial"/>
          <w:sz w:val="24"/>
          <w:szCs w:val="24"/>
        </w:rPr>
        <w:t>Prestación de servicios integrales de arrendamiento, mantenimiento y aseo de unidades sanitarias portátiles y limpieza locativa de instalaciones empresariales e industriales, y de salud incluyendo aseo y cafetería, limpieza de plantas industriales durante parada de planta, rocería y mantenimiento de zonas verdes, mantenimiento general a zonas locativas, succión de pozos sépticos y limpieza de tanques de almacenamiento de hidrocarburos o derivados.</w:t>
      </w:r>
    </w:p>
    <w:p w14:paraId="746DBAC3" w14:textId="77777777" w:rsidR="00265964" w:rsidRDefault="00265964" w:rsidP="00265964">
      <w:pPr>
        <w:pStyle w:val="Standard"/>
        <w:spacing w:after="0" w:line="240" w:lineRule="auto"/>
      </w:pPr>
      <w:r>
        <w:rPr>
          <w:rFonts w:ascii="Arial" w:eastAsia="Calibri" w:hAnsi="Arial" w:cs="Arial"/>
          <w:color w:val="000000"/>
          <w:sz w:val="24"/>
          <w:szCs w:val="24"/>
        </w:rPr>
        <w:t xml:space="preserve"> </w:t>
      </w:r>
    </w:p>
    <w:p w14:paraId="6C74836F" w14:textId="5E3714BD" w:rsidR="00265964" w:rsidRPr="00265964" w:rsidRDefault="0032124A" w:rsidP="0032124A">
      <w:pPr>
        <w:pStyle w:val="Standard"/>
        <w:numPr>
          <w:ilvl w:val="0"/>
          <w:numId w:val="45"/>
        </w:numPr>
        <w:spacing w:after="200" w:line="276" w:lineRule="auto"/>
        <w:jc w:val="both"/>
      </w:pPr>
      <w:r>
        <w:rPr>
          <w:rFonts w:ascii="Arial" w:eastAsia="Calibri" w:hAnsi="Arial" w:cs="Arial"/>
          <w:sz w:val="24"/>
          <w:szCs w:val="24"/>
        </w:rPr>
        <w:t>S</w:t>
      </w:r>
      <w:r w:rsidR="00265964">
        <w:rPr>
          <w:rFonts w:ascii="Arial" w:eastAsia="Calibri" w:hAnsi="Arial" w:cs="Arial"/>
          <w:sz w:val="24"/>
          <w:szCs w:val="24"/>
        </w:rPr>
        <w:t>ervicios de aseo residencial, industrial y empresarial, sanitarios portátiles, limpieza y mantenimiento de pozos sépticos, limpieza de fachadas y demás actividades relacionadas con el Aseo Especializado industrial y no industrial.</w:t>
      </w:r>
    </w:p>
    <w:p w14:paraId="40C188CB" w14:textId="2898EBD0" w:rsidR="00265964" w:rsidRPr="00265964" w:rsidRDefault="00265964" w:rsidP="00265964">
      <w:pPr>
        <w:pStyle w:val="Standard"/>
        <w:numPr>
          <w:ilvl w:val="0"/>
          <w:numId w:val="39"/>
        </w:numPr>
        <w:spacing w:after="200" w:line="276" w:lineRule="auto"/>
        <w:jc w:val="both"/>
      </w:pPr>
      <w:r>
        <w:rPr>
          <w:rFonts w:ascii="Arial" w:eastAsia="Calibri" w:hAnsi="Arial" w:cs="Arial"/>
          <w:b/>
          <w:sz w:val="24"/>
          <w:szCs w:val="24"/>
        </w:rPr>
        <w:t>Suministros de alimentación</w:t>
      </w:r>
    </w:p>
    <w:p w14:paraId="15A659FD" w14:textId="06F45480" w:rsidR="00265964" w:rsidRPr="00265964" w:rsidRDefault="00265964" w:rsidP="00265964">
      <w:pPr>
        <w:pStyle w:val="Standard"/>
        <w:numPr>
          <w:ilvl w:val="0"/>
          <w:numId w:val="41"/>
        </w:numPr>
        <w:spacing w:after="200" w:line="276" w:lineRule="auto"/>
        <w:jc w:val="both"/>
      </w:pPr>
      <w:r>
        <w:rPr>
          <w:rFonts w:ascii="Arial" w:eastAsia="Calibri" w:hAnsi="Arial" w:cs="Arial"/>
          <w:sz w:val="24"/>
          <w:szCs w:val="24"/>
        </w:rPr>
        <w:lastRenderedPageBreak/>
        <w:t xml:space="preserve">suministro de camarería, lavandería, aguas y alimentación, comprometida con la satisfacción de sus </w:t>
      </w:r>
      <w:r w:rsidR="0032124A">
        <w:rPr>
          <w:rFonts w:ascii="Arial" w:eastAsia="Calibri" w:hAnsi="Arial" w:cs="Arial"/>
          <w:sz w:val="24"/>
          <w:szCs w:val="24"/>
        </w:rPr>
        <w:t>clientes, catering</w:t>
      </w:r>
      <w:r>
        <w:rPr>
          <w:rFonts w:ascii="Arial" w:eastAsia="Calibri" w:hAnsi="Arial" w:cs="Arial"/>
          <w:sz w:val="24"/>
          <w:szCs w:val="24"/>
        </w:rPr>
        <w:t xml:space="preserve"> servicio de alimentación institucional o alimentación colectiva que provee una cantidad determinada de comida y bebida en fiestas, eventos y presentaciones de diversa índole.</w:t>
      </w:r>
    </w:p>
    <w:p w14:paraId="37BE5EE3" w14:textId="54185114" w:rsidR="00265964" w:rsidRPr="00265964" w:rsidRDefault="00265964" w:rsidP="00265964">
      <w:pPr>
        <w:pStyle w:val="Standard"/>
        <w:numPr>
          <w:ilvl w:val="0"/>
          <w:numId w:val="39"/>
        </w:numPr>
        <w:spacing w:after="200" w:line="276" w:lineRule="auto"/>
        <w:jc w:val="both"/>
      </w:pPr>
      <w:r>
        <w:rPr>
          <w:rFonts w:ascii="Arial" w:eastAsia="Calibri" w:hAnsi="Arial" w:cs="Arial"/>
          <w:b/>
          <w:sz w:val="24"/>
          <w:szCs w:val="24"/>
        </w:rPr>
        <w:t>Tecnología y ambiente</w:t>
      </w:r>
    </w:p>
    <w:p w14:paraId="5E8FBCEF" w14:textId="03454985" w:rsidR="00265964" w:rsidRPr="00265964" w:rsidRDefault="00265964" w:rsidP="00265964">
      <w:pPr>
        <w:pStyle w:val="Standard"/>
        <w:numPr>
          <w:ilvl w:val="0"/>
          <w:numId w:val="41"/>
        </w:numPr>
        <w:spacing w:after="200" w:line="276" w:lineRule="auto"/>
        <w:jc w:val="both"/>
      </w:pPr>
      <w:r>
        <w:rPr>
          <w:rFonts w:ascii="Arial" w:eastAsia="Calibri" w:hAnsi="Arial" w:cs="Arial"/>
          <w:sz w:val="24"/>
          <w:szCs w:val="24"/>
        </w:rPr>
        <w:t>asesorías y consultorías en el área de bioingeniería, tecnología y ambiente,</w:t>
      </w:r>
    </w:p>
    <w:p w14:paraId="4B500307" w14:textId="77777777" w:rsidR="00265964" w:rsidRDefault="00265964" w:rsidP="00265964">
      <w:pPr>
        <w:pStyle w:val="Standard"/>
        <w:numPr>
          <w:ilvl w:val="0"/>
          <w:numId w:val="39"/>
        </w:numPr>
        <w:spacing w:after="200" w:line="276" w:lineRule="auto"/>
        <w:jc w:val="both"/>
      </w:pPr>
      <w:r>
        <w:rPr>
          <w:rFonts w:ascii="Arial" w:eastAsia="Calibri" w:hAnsi="Arial" w:cs="Arial"/>
          <w:b/>
          <w:sz w:val="24"/>
          <w:szCs w:val="24"/>
        </w:rPr>
        <w:t>Publicidad y diseño</w:t>
      </w:r>
    </w:p>
    <w:p w14:paraId="5790F417" w14:textId="77777777" w:rsidR="00265964" w:rsidRDefault="00265964" w:rsidP="00265964">
      <w:pPr>
        <w:pStyle w:val="Standard"/>
        <w:numPr>
          <w:ilvl w:val="0"/>
          <w:numId w:val="41"/>
        </w:numPr>
        <w:spacing w:after="200" w:line="276" w:lineRule="auto"/>
      </w:pPr>
      <w:r>
        <w:rPr>
          <w:rFonts w:ascii="Arial" w:eastAsia="Calibri" w:hAnsi="Arial" w:cs="Arial"/>
          <w:sz w:val="24"/>
          <w:szCs w:val="24"/>
        </w:rPr>
        <w:t>Creación, ejecución y distribución de campañas publicitarias, señalización vial, diseño de avisos, papelería, diseño gráfico, impresión a gran formato, consultoría publicitaría etc.</w:t>
      </w:r>
    </w:p>
    <w:p w14:paraId="45C233EE" w14:textId="77777777" w:rsidR="00265964" w:rsidRPr="00265964" w:rsidRDefault="00265964" w:rsidP="00265964">
      <w:pPr>
        <w:pStyle w:val="Standard"/>
        <w:spacing w:after="0" w:line="240" w:lineRule="auto"/>
      </w:pPr>
    </w:p>
    <w:p w14:paraId="2804A3DE" w14:textId="031C5908" w:rsidR="00265964" w:rsidRPr="00265964" w:rsidRDefault="00265964" w:rsidP="00265964">
      <w:pPr>
        <w:pStyle w:val="Standard"/>
        <w:numPr>
          <w:ilvl w:val="0"/>
          <w:numId w:val="39"/>
        </w:numPr>
        <w:spacing w:after="200" w:line="276" w:lineRule="auto"/>
        <w:jc w:val="both"/>
      </w:pPr>
      <w:r>
        <w:rPr>
          <w:rFonts w:ascii="Arial" w:eastAsia="Calibri" w:hAnsi="Arial" w:cs="Arial"/>
          <w:b/>
          <w:sz w:val="24"/>
          <w:szCs w:val="24"/>
        </w:rPr>
        <w:t>Obra Civil y de infraestructura</w:t>
      </w:r>
    </w:p>
    <w:p w14:paraId="550F4959" w14:textId="77777777" w:rsidR="00265964" w:rsidRDefault="00265964" w:rsidP="00265964">
      <w:pPr>
        <w:pStyle w:val="Standard"/>
        <w:numPr>
          <w:ilvl w:val="0"/>
          <w:numId w:val="44"/>
        </w:numPr>
        <w:spacing w:after="0" w:line="240" w:lineRule="auto"/>
      </w:pPr>
      <w:r>
        <w:rPr>
          <w:rFonts w:ascii="Arial" w:eastAsia="Calibri" w:hAnsi="Arial" w:cs="Arial"/>
          <w:sz w:val="24"/>
          <w:szCs w:val="24"/>
        </w:rPr>
        <w:t>Ejecución de obras civiles en áreas industriales y no industriales.</w:t>
      </w:r>
    </w:p>
    <w:p w14:paraId="467DC308" w14:textId="77777777" w:rsidR="00265964" w:rsidRDefault="00265964" w:rsidP="00265964">
      <w:pPr>
        <w:pStyle w:val="Standard"/>
        <w:spacing w:after="0" w:line="240" w:lineRule="auto"/>
        <w:rPr>
          <w:rFonts w:ascii="Arial" w:eastAsia="Calibri" w:hAnsi="Arial" w:cs="Arial"/>
          <w:sz w:val="24"/>
          <w:szCs w:val="24"/>
        </w:rPr>
      </w:pPr>
    </w:p>
    <w:p w14:paraId="61AFF2BB" w14:textId="77777777" w:rsidR="00265964" w:rsidRDefault="00265964" w:rsidP="00265964">
      <w:pPr>
        <w:pStyle w:val="Standard"/>
        <w:numPr>
          <w:ilvl w:val="0"/>
          <w:numId w:val="40"/>
        </w:numPr>
        <w:spacing w:after="0" w:line="240" w:lineRule="auto"/>
      </w:pPr>
      <w:r>
        <w:rPr>
          <w:rFonts w:ascii="Arial" w:eastAsia="Calibri" w:hAnsi="Arial" w:cs="Arial"/>
          <w:sz w:val="24"/>
          <w:szCs w:val="24"/>
        </w:rPr>
        <w:t>Ejecución de obras de alcantarillado y demás redes de servicio público.</w:t>
      </w:r>
    </w:p>
    <w:p w14:paraId="35FFCE32" w14:textId="77777777" w:rsidR="00265964" w:rsidRDefault="00265964" w:rsidP="00265964">
      <w:pPr>
        <w:pStyle w:val="Standard"/>
        <w:spacing w:after="0" w:line="240" w:lineRule="auto"/>
        <w:rPr>
          <w:rFonts w:ascii="Arial" w:eastAsia="Calibri" w:hAnsi="Arial" w:cs="Arial"/>
          <w:sz w:val="24"/>
          <w:szCs w:val="24"/>
        </w:rPr>
      </w:pPr>
    </w:p>
    <w:p w14:paraId="31961AF9" w14:textId="77777777" w:rsidR="00265964" w:rsidRDefault="00265964" w:rsidP="00265964">
      <w:pPr>
        <w:pStyle w:val="Standard"/>
        <w:numPr>
          <w:ilvl w:val="0"/>
          <w:numId w:val="40"/>
        </w:numPr>
        <w:spacing w:after="0" w:line="240" w:lineRule="auto"/>
      </w:pPr>
      <w:r>
        <w:rPr>
          <w:rFonts w:ascii="Arial" w:eastAsia="Calibri" w:hAnsi="Arial" w:cs="Arial"/>
          <w:sz w:val="24"/>
          <w:szCs w:val="24"/>
        </w:rPr>
        <w:t>Mantenimiento de edificaciones residenciales y no residenciales.</w:t>
      </w:r>
    </w:p>
    <w:p w14:paraId="66958EE2" w14:textId="77777777" w:rsidR="00265964" w:rsidRDefault="00265964" w:rsidP="00265964">
      <w:pPr>
        <w:pStyle w:val="Standard"/>
        <w:spacing w:after="0" w:line="240" w:lineRule="auto"/>
        <w:rPr>
          <w:rFonts w:ascii="Arial" w:eastAsia="Calibri" w:hAnsi="Arial" w:cs="Arial"/>
          <w:sz w:val="24"/>
          <w:szCs w:val="24"/>
        </w:rPr>
      </w:pPr>
    </w:p>
    <w:p w14:paraId="1297586F" w14:textId="77777777" w:rsidR="00265964" w:rsidRDefault="00265964" w:rsidP="00265964">
      <w:pPr>
        <w:pStyle w:val="Standard"/>
        <w:numPr>
          <w:ilvl w:val="0"/>
          <w:numId w:val="40"/>
        </w:numPr>
        <w:spacing w:after="0" w:line="240" w:lineRule="auto"/>
      </w:pPr>
      <w:r>
        <w:rPr>
          <w:rFonts w:ascii="Arial" w:eastAsia="Calibri" w:hAnsi="Arial" w:cs="Arial"/>
          <w:sz w:val="24"/>
          <w:szCs w:val="24"/>
        </w:rPr>
        <w:t>Diseño, cálculo y reforzamiento estructural.</w:t>
      </w:r>
    </w:p>
    <w:p w14:paraId="5328561E" w14:textId="77777777" w:rsidR="00265964" w:rsidRDefault="00265964" w:rsidP="00265964">
      <w:pPr>
        <w:pStyle w:val="Standard"/>
        <w:spacing w:after="0" w:line="240" w:lineRule="auto"/>
        <w:rPr>
          <w:rFonts w:ascii="Arial" w:eastAsia="Calibri" w:hAnsi="Arial" w:cs="Arial"/>
          <w:sz w:val="24"/>
          <w:szCs w:val="24"/>
        </w:rPr>
      </w:pPr>
    </w:p>
    <w:p w14:paraId="4D7C94CA" w14:textId="77777777" w:rsidR="00265964" w:rsidRDefault="00265964" w:rsidP="00265964">
      <w:pPr>
        <w:pStyle w:val="Standard"/>
        <w:numPr>
          <w:ilvl w:val="0"/>
          <w:numId w:val="40"/>
        </w:numPr>
        <w:spacing w:after="0" w:line="240" w:lineRule="auto"/>
      </w:pPr>
      <w:r>
        <w:rPr>
          <w:rFonts w:ascii="Arial" w:eastAsia="Calibri" w:hAnsi="Arial" w:cs="Arial"/>
          <w:sz w:val="24"/>
          <w:szCs w:val="24"/>
        </w:rPr>
        <w:t>Construcción y mantenimiento de Diques, Taludes y Gaviones.</w:t>
      </w:r>
    </w:p>
    <w:p w14:paraId="3F64E5B2" w14:textId="77777777" w:rsidR="00265964" w:rsidRDefault="00265964" w:rsidP="00265964">
      <w:pPr>
        <w:pStyle w:val="Standard"/>
        <w:spacing w:after="0" w:line="240" w:lineRule="auto"/>
        <w:rPr>
          <w:rFonts w:ascii="Arial" w:eastAsia="Calibri" w:hAnsi="Arial" w:cs="Arial"/>
          <w:sz w:val="24"/>
          <w:szCs w:val="24"/>
        </w:rPr>
      </w:pPr>
    </w:p>
    <w:p w14:paraId="1CCCAF1D" w14:textId="77777777" w:rsidR="00265964" w:rsidRDefault="00265964" w:rsidP="00265964">
      <w:pPr>
        <w:pStyle w:val="Standard"/>
        <w:numPr>
          <w:ilvl w:val="0"/>
          <w:numId w:val="40"/>
        </w:numPr>
        <w:spacing w:after="0" w:line="240" w:lineRule="auto"/>
      </w:pPr>
      <w:r>
        <w:rPr>
          <w:rFonts w:ascii="Arial" w:eastAsia="Calibri" w:hAnsi="Arial" w:cs="Arial"/>
          <w:sz w:val="24"/>
          <w:szCs w:val="24"/>
        </w:rPr>
        <w:t>Infraestructura y geotecnia de vías.</w:t>
      </w:r>
    </w:p>
    <w:p w14:paraId="7366B004" w14:textId="77777777" w:rsidR="00265964" w:rsidRDefault="00265964" w:rsidP="00265964">
      <w:pPr>
        <w:pStyle w:val="Standard"/>
        <w:spacing w:after="0" w:line="240" w:lineRule="auto"/>
        <w:rPr>
          <w:rFonts w:ascii="Arial" w:eastAsia="Calibri" w:hAnsi="Arial" w:cs="Arial"/>
          <w:sz w:val="24"/>
          <w:szCs w:val="24"/>
        </w:rPr>
      </w:pPr>
    </w:p>
    <w:p w14:paraId="457B8A68" w14:textId="77777777" w:rsidR="00265964" w:rsidRDefault="00265964" w:rsidP="00265964">
      <w:pPr>
        <w:pStyle w:val="Standard"/>
        <w:numPr>
          <w:ilvl w:val="0"/>
          <w:numId w:val="40"/>
        </w:numPr>
        <w:spacing w:after="0" w:line="240" w:lineRule="auto"/>
      </w:pPr>
      <w:r>
        <w:rPr>
          <w:rFonts w:ascii="Arial" w:eastAsia="Calibri" w:hAnsi="Arial" w:cs="Arial"/>
          <w:sz w:val="24"/>
          <w:szCs w:val="24"/>
        </w:rPr>
        <w:t>Construcción y mantenimiento de vías (Puentes, vías, pilotaje,</w:t>
      </w:r>
    </w:p>
    <w:p w14:paraId="2F79827C" w14:textId="77777777" w:rsidR="00265964" w:rsidRDefault="00265964" w:rsidP="00265964">
      <w:pPr>
        <w:pStyle w:val="Standard"/>
        <w:numPr>
          <w:ilvl w:val="0"/>
          <w:numId w:val="40"/>
        </w:numPr>
        <w:spacing w:after="0" w:line="240" w:lineRule="auto"/>
      </w:pPr>
      <w:r>
        <w:rPr>
          <w:rFonts w:ascii="Arial" w:eastAsia="Calibri" w:hAnsi="Arial" w:cs="Arial"/>
          <w:sz w:val="24"/>
          <w:szCs w:val="24"/>
        </w:rPr>
        <w:t>cementaciones y pavimentaciones).</w:t>
      </w:r>
    </w:p>
    <w:p w14:paraId="638FAC8E" w14:textId="77777777" w:rsidR="00265964" w:rsidRDefault="00265964" w:rsidP="00265964">
      <w:pPr>
        <w:pStyle w:val="Standard"/>
        <w:spacing w:after="0" w:line="240" w:lineRule="auto"/>
        <w:rPr>
          <w:rFonts w:ascii="Arial" w:eastAsia="Calibri" w:hAnsi="Arial" w:cs="Arial"/>
          <w:sz w:val="24"/>
          <w:szCs w:val="24"/>
        </w:rPr>
      </w:pPr>
    </w:p>
    <w:p w14:paraId="19DBB7CD" w14:textId="77777777" w:rsidR="00265964" w:rsidRDefault="00265964" w:rsidP="00265964">
      <w:pPr>
        <w:pStyle w:val="Standard"/>
        <w:numPr>
          <w:ilvl w:val="0"/>
          <w:numId w:val="40"/>
        </w:numPr>
        <w:spacing w:after="0" w:line="240" w:lineRule="auto"/>
      </w:pPr>
      <w:r>
        <w:rPr>
          <w:rFonts w:ascii="Arial" w:eastAsia="Calibri" w:hAnsi="Arial" w:cs="Arial"/>
          <w:sz w:val="24"/>
          <w:szCs w:val="24"/>
        </w:rPr>
        <w:t>Estabilización de derechos de vías en zonas aledañas a poliductos y</w:t>
      </w:r>
    </w:p>
    <w:p w14:paraId="1D2702C0" w14:textId="77777777" w:rsidR="00265964" w:rsidRDefault="00265964" w:rsidP="00265964">
      <w:pPr>
        <w:pStyle w:val="Standard"/>
        <w:numPr>
          <w:ilvl w:val="0"/>
          <w:numId w:val="40"/>
        </w:numPr>
        <w:spacing w:after="0" w:line="240" w:lineRule="auto"/>
      </w:pPr>
      <w:r>
        <w:rPr>
          <w:rFonts w:ascii="Arial" w:eastAsia="Calibri" w:hAnsi="Arial" w:cs="Arial"/>
          <w:sz w:val="24"/>
          <w:szCs w:val="24"/>
        </w:rPr>
        <w:t>ductos de transporte de hidrocarburo.</w:t>
      </w:r>
    </w:p>
    <w:p w14:paraId="7CA139F7" w14:textId="77777777" w:rsidR="00265964" w:rsidRDefault="00265964" w:rsidP="00265964">
      <w:pPr>
        <w:pStyle w:val="Standard"/>
        <w:spacing w:after="0" w:line="240" w:lineRule="auto"/>
        <w:rPr>
          <w:rFonts w:ascii="Arial" w:eastAsia="Calibri" w:hAnsi="Arial" w:cs="Arial"/>
          <w:sz w:val="24"/>
          <w:szCs w:val="24"/>
        </w:rPr>
      </w:pPr>
    </w:p>
    <w:p w14:paraId="5039BE1A" w14:textId="77777777" w:rsidR="00265964" w:rsidRDefault="00265964" w:rsidP="00265964">
      <w:pPr>
        <w:pStyle w:val="Standard"/>
        <w:numPr>
          <w:ilvl w:val="0"/>
          <w:numId w:val="40"/>
        </w:numPr>
        <w:spacing w:after="0" w:line="240" w:lineRule="auto"/>
      </w:pPr>
      <w:r>
        <w:rPr>
          <w:rFonts w:ascii="Arial" w:eastAsia="Calibri" w:hAnsi="Arial" w:cs="Arial"/>
          <w:sz w:val="24"/>
          <w:szCs w:val="24"/>
        </w:rPr>
        <w:t>Construcción y/o adecuación de locaciones y sus vías de acceso.</w:t>
      </w:r>
    </w:p>
    <w:p w14:paraId="523ED192" w14:textId="77777777" w:rsidR="00265964" w:rsidRDefault="00265964" w:rsidP="00265964">
      <w:pPr>
        <w:pStyle w:val="Standard"/>
        <w:spacing w:after="0" w:line="240" w:lineRule="auto"/>
        <w:rPr>
          <w:rFonts w:ascii="Arial" w:eastAsia="Calibri" w:hAnsi="Arial" w:cs="Arial"/>
          <w:sz w:val="24"/>
          <w:szCs w:val="24"/>
        </w:rPr>
      </w:pPr>
    </w:p>
    <w:p w14:paraId="4EFABDFB" w14:textId="77777777" w:rsidR="00265964" w:rsidRDefault="00265964" w:rsidP="00265964">
      <w:pPr>
        <w:pStyle w:val="Standard"/>
        <w:numPr>
          <w:ilvl w:val="0"/>
          <w:numId w:val="40"/>
        </w:numPr>
        <w:spacing w:after="0" w:line="240" w:lineRule="auto"/>
      </w:pPr>
      <w:r>
        <w:rPr>
          <w:rFonts w:ascii="Arial" w:eastAsia="Calibri" w:hAnsi="Arial" w:cs="Arial"/>
          <w:sz w:val="24"/>
          <w:szCs w:val="24"/>
        </w:rPr>
        <w:t>Movimiento de tierras, nivelación, compactación y acondicionamiento</w:t>
      </w:r>
    </w:p>
    <w:p w14:paraId="40E80522" w14:textId="665A75C9" w:rsidR="008677F7" w:rsidRPr="0017266F" w:rsidRDefault="00265964" w:rsidP="0032124A">
      <w:pPr>
        <w:pStyle w:val="Standard"/>
        <w:numPr>
          <w:ilvl w:val="0"/>
          <w:numId w:val="40"/>
        </w:numPr>
        <w:spacing w:after="200" w:line="276" w:lineRule="auto"/>
        <w:jc w:val="both"/>
        <w:rPr>
          <w:sz w:val="24"/>
          <w:szCs w:val="24"/>
        </w:rPr>
      </w:pPr>
      <w:r>
        <w:rPr>
          <w:rFonts w:ascii="Arial" w:eastAsia="Calibri" w:hAnsi="Arial" w:cs="Arial"/>
          <w:sz w:val="24"/>
          <w:szCs w:val="24"/>
        </w:rPr>
        <w:t>de terrenos para obras</w:t>
      </w:r>
    </w:p>
    <w:p w14:paraId="3951B5FB" w14:textId="64C94FA3" w:rsidR="008677F7" w:rsidRPr="0017266F" w:rsidRDefault="008677F7" w:rsidP="0032124A">
      <w:pPr>
        <w:pStyle w:val="Ttulo3"/>
        <w:spacing w:before="0"/>
        <w:ind w:left="0" w:firstLine="0"/>
        <w:jc w:val="both"/>
        <w:rPr>
          <w:b/>
          <w:bCs w:val="0"/>
        </w:rPr>
      </w:pPr>
      <w:bookmarkStart w:id="107" w:name="_Toc36533232"/>
      <w:bookmarkStart w:id="108" w:name="_Toc53825701"/>
      <w:r w:rsidRPr="0017266F">
        <w:rPr>
          <w:b/>
          <w:bCs w:val="0"/>
        </w:rPr>
        <w:lastRenderedPageBreak/>
        <w:t xml:space="preserve">Procesos de </w:t>
      </w:r>
      <w:r w:rsidR="00F56821" w:rsidRPr="0017266F">
        <w:rPr>
          <w:b/>
          <w:bCs w:val="0"/>
        </w:rPr>
        <w:t>A</w:t>
      </w:r>
      <w:r w:rsidRPr="0017266F">
        <w:rPr>
          <w:b/>
          <w:bCs w:val="0"/>
        </w:rPr>
        <w:t xml:space="preserve">poyo y </w:t>
      </w:r>
      <w:r w:rsidR="00F56821" w:rsidRPr="0017266F">
        <w:rPr>
          <w:b/>
          <w:bCs w:val="0"/>
        </w:rPr>
        <w:t>A</w:t>
      </w:r>
      <w:r w:rsidRPr="0017266F">
        <w:rPr>
          <w:b/>
          <w:bCs w:val="0"/>
        </w:rPr>
        <w:t xml:space="preserve">ctividades </w:t>
      </w:r>
      <w:r w:rsidR="00F56821" w:rsidRPr="0017266F">
        <w:rPr>
          <w:b/>
          <w:bCs w:val="0"/>
        </w:rPr>
        <w:t>C</w:t>
      </w:r>
      <w:r w:rsidRPr="0017266F">
        <w:rPr>
          <w:b/>
          <w:bCs w:val="0"/>
        </w:rPr>
        <w:t>omplementarias</w:t>
      </w:r>
      <w:bookmarkEnd w:id="107"/>
      <w:bookmarkEnd w:id="108"/>
    </w:p>
    <w:p w14:paraId="7526616B" w14:textId="77777777" w:rsidR="00824F0D" w:rsidRPr="0017266F" w:rsidRDefault="00824F0D" w:rsidP="006E44AB">
      <w:pPr>
        <w:pStyle w:val="ECONORMAL"/>
        <w:rPr>
          <w:sz w:val="24"/>
          <w:szCs w:val="24"/>
        </w:rPr>
      </w:pPr>
    </w:p>
    <w:p w14:paraId="34C20BC8" w14:textId="7EC6DCD2" w:rsidR="006E44AB" w:rsidRPr="0017266F" w:rsidRDefault="008677F7" w:rsidP="006E44AB">
      <w:pPr>
        <w:pStyle w:val="ECONORMAL"/>
        <w:rPr>
          <w:sz w:val="24"/>
          <w:szCs w:val="24"/>
        </w:rPr>
      </w:pPr>
      <w:r w:rsidRPr="0017266F">
        <w:rPr>
          <w:sz w:val="24"/>
          <w:szCs w:val="24"/>
        </w:rPr>
        <w:t xml:space="preserve">Son áreas transversales al proceso productivo en su mayoría administrativas que brindan apoyo en las diferentes etapas del proceso y verifican su funcionamiento. Las labores desarrolladas por estas áreas incluyen, la Gestión </w:t>
      </w:r>
      <w:r w:rsidR="004968D4">
        <w:rPr>
          <w:sz w:val="24"/>
          <w:szCs w:val="24"/>
        </w:rPr>
        <w:t>Financiera</w:t>
      </w:r>
      <w:r w:rsidRPr="0017266F">
        <w:rPr>
          <w:sz w:val="24"/>
          <w:szCs w:val="24"/>
        </w:rPr>
        <w:t xml:space="preserve">, </w:t>
      </w:r>
      <w:r w:rsidR="004968D4">
        <w:rPr>
          <w:sz w:val="24"/>
          <w:szCs w:val="24"/>
        </w:rPr>
        <w:t>Recursos Humanos, seguridad, salud en el trabajo y ambiental</w:t>
      </w:r>
      <w:r w:rsidRPr="0017266F">
        <w:rPr>
          <w:sz w:val="24"/>
          <w:szCs w:val="24"/>
        </w:rPr>
        <w:t>,</w:t>
      </w:r>
      <w:r w:rsidR="004968D4">
        <w:rPr>
          <w:sz w:val="24"/>
          <w:szCs w:val="24"/>
        </w:rPr>
        <w:t xml:space="preserve"> </w:t>
      </w:r>
      <w:r w:rsidRPr="0017266F">
        <w:rPr>
          <w:sz w:val="24"/>
          <w:szCs w:val="24"/>
        </w:rPr>
        <w:t xml:space="preserve">Nomina, contabilidad, </w:t>
      </w:r>
      <w:r w:rsidR="004968D4">
        <w:rPr>
          <w:sz w:val="24"/>
          <w:szCs w:val="24"/>
        </w:rPr>
        <w:t xml:space="preserve">logística y </w:t>
      </w:r>
      <w:r w:rsidR="00C06EC4" w:rsidRPr="0017266F">
        <w:rPr>
          <w:sz w:val="24"/>
          <w:szCs w:val="24"/>
        </w:rPr>
        <w:t>Mantenimiento</w:t>
      </w:r>
      <w:r w:rsidR="004968D4">
        <w:rPr>
          <w:sz w:val="24"/>
          <w:szCs w:val="24"/>
        </w:rPr>
        <w:t>.</w:t>
      </w:r>
    </w:p>
    <w:p w14:paraId="5ED13E84" w14:textId="0A86492A" w:rsidR="005A0759" w:rsidRPr="0017266F" w:rsidRDefault="005A0759" w:rsidP="006E44AB">
      <w:pPr>
        <w:pStyle w:val="ECONORMAL"/>
        <w:rPr>
          <w:rStyle w:val="Ttulo1Car"/>
          <w:rFonts w:eastAsia="Calibri"/>
          <w:bCs w:val="0"/>
          <w:color w:val="auto"/>
          <w:kern w:val="0"/>
          <w:szCs w:val="24"/>
          <w:lang w:eastAsia="es-CO"/>
        </w:rPr>
      </w:pPr>
      <w:bookmarkStart w:id="109" w:name="_Toc457198637"/>
    </w:p>
    <w:p w14:paraId="538B7D9F" w14:textId="1CAFAC7D" w:rsidR="001249A0" w:rsidRPr="0017266F" w:rsidRDefault="00FE6B8E" w:rsidP="006E44AB">
      <w:pPr>
        <w:pStyle w:val="Ttulo1"/>
        <w:numPr>
          <w:ilvl w:val="0"/>
          <w:numId w:val="12"/>
        </w:numPr>
        <w:spacing w:before="0" w:beforeAutospacing="0" w:after="0" w:afterAutospacing="0"/>
        <w:ind w:left="0" w:firstLine="0"/>
        <w:jc w:val="left"/>
        <w:rPr>
          <w:rStyle w:val="Ttulo1Car"/>
          <w:b/>
          <w:bCs/>
        </w:rPr>
      </w:pPr>
      <w:bookmarkStart w:id="110" w:name="_Toc53825702"/>
      <w:r w:rsidRPr="0017266F">
        <w:rPr>
          <w:rStyle w:val="Ttulo1Car"/>
          <w:b/>
          <w:bCs/>
          <w:kern w:val="0"/>
          <w:szCs w:val="24"/>
          <w:lang w:eastAsia="es-CO"/>
        </w:rPr>
        <w:t>CARACTERIZACIÓ</w:t>
      </w:r>
      <w:r w:rsidR="00D37F69">
        <w:rPr>
          <w:rStyle w:val="Ttulo1Car"/>
          <w:b/>
          <w:bCs/>
          <w:kern w:val="0"/>
          <w:szCs w:val="24"/>
          <w:lang w:eastAsia="es-CO"/>
        </w:rPr>
        <w:t>N</w:t>
      </w:r>
      <w:r w:rsidRPr="0017266F">
        <w:rPr>
          <w:rStyle w:val="Ttulo1Car"/>
          <w:b/>
          <w:bCs/>
          <w:kern w:val="0"/>
          <w:szCs w:val="24"/>
          <w:lang w:eastAsia="es-CO"/>
        </w:rPr>
        <w:t xml:space="preserve"> </w:t>
      </w:r>
      <w:r w:rsidR="001249A0" w:rsidRPr="0017266F">
        <w:rPr>
          <w:rStyle w:val="Ttulo1Car"/>
          <w:b/>
          <w:bCs/>
          <w:kern w:val="0"/>
          <w:szCs w:val="24"/>
          <w:lang w:eastAsia="es-CO"/>
        </w:rPr>
        <w:t xml:space="preserve">E IDENTIFICACIÓN DE LOS RESIDUOS SÓLIDOS GENERADOS EN </w:t>
      </w:r>
      <w:bookmarkEnd w:id="109"/>
      <w:r w:rsidR="005709AB" w:rsidRPr="001C4868">
        <w:rPr>
          <w:color w:val="000000"/>
          <w:sz w:val="22"/>
          <w:szCs w:val="22"/>
          <w:lang w:eastAsia="es-CO"/>
        </w:rPr>
        <w:t>INGENIERÍA Y SERVICIOS DE COLOMBIA D&amp;R SAS</w:t>
      </w:r>
      <w:r w:rsidR="001249A0" w:rsidRPr="0017266F">
        <w:rPr>
          <w:rStyle w:val="Ttulo1Car"/>
          <w:b/>
          <w:bCs/>
          <w:kern w:val="0"/>
          <w:szCs w:val="24"/>
          <w:lang w:eastAsia="es-CO"/>
        </w:rPr>
        <w:t>.</w:t>
      </w:r>
      <w:bookmarkEnd w:id="110"/>
    </w:p>
    <w:p w14:paraId="074A7FE0" w14:textId="2F80B9B7" w:rsidR="002F2CC1" w:rsidRPr="0017266F" w:rsidRDefault="002F2CC1" w:rsidP="006E44AB">
      <w:pPr>
        <w:pStyle w:val="ECONORMAL"/>
        <w:rPr>
          <w:sz w:val="24"/>
          <w:szCs w:val="24"/>
          <w:lang w:eastAsia="es-AR"/>
        </w:rPr>
      </w:pPr>
    </w:p>
    <w:p w14:paraId="354556BB" w14:textId="6C4B211A" w:rsidR="009A4EBC" w:rsidRPr="0017266F" w:rsidRDefault="002F2CC1" w:rsidP="00421802">
      <w:pPr>
        <w:pStyle w:val="ECONORMAL"/>
        <w:rPr>
          <w:sz w:val="24"/>
          <w:szCs w:val="24"/>
          <w:lang w:eastAsia="es-AR"/>
        </w:rPr>
      </w:pPr>
      <w:r w:rsidRPr="0017266F">
        <w:rPr>
          <w:sz w:val="24"/>
          <w:szCs w:val="24"/>
          <w:lang w:eastAsia="es-AR"/>
        </w:rPr>
        <w:t xml:space="preserve">A </w:t>
      </w:r>
      <w:r w:rsidR="003C173F" w:rsidRPr="0017266F">
        <w:rPr>
          <w:sz w:val="24"/>
          <w:szCs w:val="24"/>
          <w:lang w:eastAsia="es-AR"/>
        </w:rPr>
        <w:t xml:space="preserve">continuación, </w:t>
      </w:r>
      <w:r w:rsidRPr="0017266F">
        <w:rPr>
          <w:sz w:val="24"/>
          <w:szCs w:val="24"/>
          <w:lang w:eastAsia="es-AR"/>
        </w:rPr>
        <w:t>se detallan el tipo de residuos generados por</w:t>
      </w:r>
      <w:r w:rsidR="004A6555" w:rsidRPr="0017266F">
        <w:rPr>
          <w:sz w:val="24"/>
          <w:szCs w:val="24"/>
          <w:lang w:eastAsia="es-AR"/>
        </w:rPr>
        <w:t xml:space="preserve"> procesos </w:t>
      </w:r>
      <w:r w:rsidR="004968D4">
        <w:rPr>
          <w:sz w:val="24"/>
          <w:szCs w:val="24"/>
          <w:lang w:eastAsia="es-AR"/>
        </w:rPr>
        <w:t>de la organización.</w:t>
      </w:r>
    </w:p>
    <w:p w14:paraId="3531E774" w14:textId="77777777" w:rsidR="009A4EBC" w:rsidRPr="0017266F" w:rsidRDefault="009A4EBC" w:rsidP="00421802">
      <w:pPr>
        <w:pStyle w:val="ECONORMAL"/>
        <w:rPr>
          <w:sz w:val="24"/>
          <w:szCs w:val="24"/>
          <w:lang w:eastAsia="es-AR"/>
        </w:rPr>
      </w:pPr>
    </w:p>
    <w:p w14:paraId="706E0659" w14:textId="474B8B13" w:rsidR="00131E3F" w:rsidRPr="0017266F" w:rsidRDefault="009E42A7" w:rsidP="009A4EBC">
      <w:pPr>
        <w:pStyle w:val="Ttulo2"/>
        <w:spacing w:before="0" w:beforeAutospacing="0" w:after="0" w:afterAutospacing="0"/>
      </w:pPr>
      <w:r w:rsidRPr="0017266F">
        <w:t xml:space="preserve"> </w:t>
      </w:r>
      <w:bookmarkStart w:id="111" w:name="_Toc53825703"/>
      <w:r w:rsidR="004A6555" w:rsidRPr="0017266F">
        <w:t>Procesos Estratégicos</w:t>
      </w:r>
      <w:r w:rsidR="00131E3F" w:rsidRPr="0017266F">
        <w:t>.</w:t>
      </w:r>
      <w:bookmarkEnd w:id="111"/>
    </w:p>
    <w:p w14:paraId="09B8AC99" w14:textId="77777777" w:rsidR="004A6555" w:rsidRPr="0017266F" w:rsidRDefault="004A6555" w:rsidP="009A4EBC">
      <w:pPr>
        <w:pStyle w:val="ECONORMAL"/>
        <w:rPr>
          <w:b/>
          <w:bCs/>
          <w:sz w:val="24"/>
          <w:szCs w:val="24"/>
          <w:lang w:eastAsia="es-AR"/>
        </w:rPr>
      </w:pPr>
    </w:p>
    <w:p w14:paraId="495BD3F8" w14:textId="0CDC15D1" w:rsidR="004A6555" w:rsidRPr="0017266F" w:rsidRDefault="004A6555" w:rsidP="009A4EBC">
      <w:pPr>
        <w:pStyle w:val="ECONORMAL"/>
        <w:rPr>
          <w:sz w:val="24"/>
          <w:szCs w:val="24"/>
        </w:rPr>
      </w:pPr>
      <w:bookmarkStart w:id="112" w:name="_Toc455043021"/>
      <w:r w:rsidRPr="0017266F">
        <w:rPr>
          <w:sz w:val="24"/>
          <w:szCs w:val="24"/>
        </w:rPr>
        <w:t xml:space="preserve">En los procesos estratégicos de </w:t>
      </w:r>
      <w:r w:rsidR="005709AB" w:rsidRPr="001C4868">
        <w:t>INGENIERÍA Y SERVICIOS DE COLOMBIA D&amp;R SAS</w:t>
      </w:r>
      <w:r w:rsidRPr="0017266F">
        <w:rPr>
          <w:sz w:val="24"/>
          <w:szCs w:val="24"/>
        </w:rPr>
        <w:t xml:space="preserve">, se generan en su mayoría residuos reciclables y ordinarios, derivados de las actividades administrativas. En las siguientes tablas podemos determinar el tipo de residuo </w:t>
      </w:r>
      <w:r w:rsidR="006044ED" w:rsidRPr="0017266F">
        <w:rPr>
          <w:sz w:val="24"/>
          <w:szCs w:val="24"/>
        </w:rPr>
        <w:t>específico</w:t>
      </w:r>
      <w:r w:rsidRPr="0017266F">
        <w:rPr>
          <w:sz w:val="24"/>
          <w:szCs w:val="24"/>
        </w:rPr>
        <w:t>:</w:t>
      </w:r>
    </w:p>
    <w:p w14:paraId="624FE206" w14:textId="43BA0A39" w:rsidR="007707BC" w:rsidRPr="0017266F" w:rsidRDefault="00DB55FC" w:rsidP="00B93DC3">
      <w:pPr>
        <w:pStyle w:val="Descripcin"/>
        <w:jc w:val="center"/>
        <w:rPr>
          <w:rFonts w:ascii="Arial" w:hAnsi="Arial" w:cs="Arial"/>
          <w:color w:val="auto"/>
          <w:sz w:val="22"/>
          <w:szCs w:val="22"/>
        </w:rPr>
      </w:pPr>
      <w:bookmarkStart w:id="113" w:name="_Toc35960031"/>
      <w:r w:rsidRPr="0017266F">
        <w:rPr>
          <w:rFonts w:ascii="Arial" w:hAnsi="Arial" w:cs="Arial"/>
          <w:color w:val="auto"/>
          <w:sz w:val="22"/>
          <w:szCs w:val="22"/>
        </w:rPr>
        <w:t>Tabla</w:t>
      </w:r>
      <w:r w:rsidR="0079075E">
        <w:rPr>
          <w:rFonts w:ascii="Arial" w:hAnsi="Arial" w:cs="Arial"/>
          <w:color w:val="auto"/>
          <w:sz w:val="22"/>
          <w:szCs w:val="22"/>
        </w:rPr>
        <w:t xml:space="preserve"> 4</w:t>
      </w:r>
      <w:r w:rsidR="00182362" w:rsidRPr="0017266F">
        <w:rPr>
          <w:rFonts w:ascii="Arial" w:hAnsi="Arial" w:cs="Arial"/>
          <w:color w:val="auto"/>
          <w:sz w:val="22"/>
          <w:szCs w:val="22"/>
        </w:rPr>
        <w:t xml:space="preserve">. </w:t>
      </w:r>
      <w:r w:rsidR="001249A0" w:rsidRPr="0017266F">
        <w:rPr>
          <w:rFonts w:ascii="Arial" w:hAnsi="Arial" w:cs="Arial"/>
          <w:color w:val="auto"/>
          <w:sz w:val="22"/>
          <w:szCs w:val="22"/>
        </w:rPr>
        <w:t xml:space="preserve">Residuos </w:t>
      </w:r>
      <w:r w:rsidR="000F55F0" w:rsidRPr="0017266F">
        <w:rPr>
          <w:rFonts w:ascii="Arial" w:hAnsi="Arial" w:cs="Arial"/>
          <w:color w:val="auto"/>
          <w:sz w:val="22"/>
          <w:szCs w:val="22"/>
        </w:rPr>
        <w:t>S</w:t>
      </w:r>
      <w:r w:rsidR="001249A0" w:rsidRPr="0017266F">
        <w:rPr>
          <w:rFonts w:ascii="Arial" w:hAnsi="Arial" w:cs="Arial"/>
          <w:color w:val="auto"/>
          <w:sz w:val="22"/>
          <w:szCs w:val="22"/>
        </w:rPr>
        <w:t xml:space="preserve">ólidos </w:t>
      </w:r>
      <w:r w:rsidR="000F55F0" w:rsidRPr="0017266F">
        <w:rPr>
          <w:rFonts w:ascii="Arial" w:hAnsi="Arial" w:cs="Arial"/>
          <w:color w:val="auto"/>
          <w:sz w:val="22"/>
          <w:szCs w:val="22"/>
        </w:rPr>
        <w:t>G</w:t>
      </w:r>
      <w:r w:rsidR="001249A0" w:rsidRPr="0017266F">
        <w:rPr>
          <w:rFonts w:ascii="Arial" w:hAnsi="Arial" w:cs="Arial"/>
          <w:color w:val="auto"/>
          <w:sz w:val="22"/>
          <w:szCs w:val="22"/>
        </w:rPr>
        <w:t xml:space="preserve">enerados – </w:t>
      </w:r>
      <w:r w:rsidR="008030A4">
        <w:rPr>
          <w:rFonts w:ascii="Arial" w:hAnsi="Arial" w:cs="Arial"/>
          <w:color w:val="auto"/>
          <w:sz w:val="22"/>
          <w:szCs w:val="22"/>
        </w:rPr>
        <w:t>Proceso</w:t>
      </w:r>
      <w:r w:rsidR="001249A0" w:rsidRPr="0017266F">
        <w:rPr>
          <w:rFonts w:ascii="Arial" w:hAnsi="Arial" w:cs="Arial"/>
          <w:color w:val="auto"/>
          <w:sz w:val="22"/>
          <w:szCs w:val="22"/>
        </w:rPr>
        <w:t xml:space="preserve"> </w:t>
      </w:r>
      <w:r w:rsidR="000F55F0" w:rsidRPr="0017266F">
        <w:rPr>
          <w:rFonts w:ascii="Arial" w:hAnsi="Arial" w:cs="Arial"/>
          <w:color w:val="auto"/>
          <w:sz w:val="22"/>
          <w:szCs w:val="22"/>
        </w:rPr>
        <w:t>E</w:t>
      </w:r>
      <w:r w:rsidR="001249A0" w:rsidRPr="0017266F">
        <w:rPr>
          <w:rFonts w:ascii="Arial" w:hAnsi="Arial" w:cs="Arial"/>
          <w:color w:val="auto"/>
          <w:sz w:val="22"/>
          <w:szCs w:val="22"/>
        </w:rPr>
        <w:t>stratégico</w:t>
      </w:r>
      <w:bookmarkEnd w:id="112"/>
      <w:bookmarkEnd w:id="113"/>
    </w:p>
    <w:tbl>
      <w:tblPr>
        <w:tblStyle w:val="Tabladelista3-nfasis6"/>
        <w:tblW w:w="547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3"/>
        <w:gridCol w:w="7544"/>
      </w:tblGrid>
      <w:tr w:rsidR="00B86C4D" w:rsidRPr="0017266F" w14:paraId="7CF1B031" w14:textId="77777777" w:rsidTr="008030A4">
        <w:trPr>
          <w:cnfStyle w:val="100000000000" w:firstRow="1" w:lastRow="0" w:firstColumn="0" w:lastColumn="0" w:oddVBand="0" w:evenVBand="0" w:oddHBand="0" w:evenHBand="0" w:firstRowFirstColumn="0" w:firstRowLastColumn="0" w:lastRowFirstColumn="0" w:lastRowLastColumn="0"/>
          <w:trHeight w:val="333"/>
        </w:trPr>
        <w:tc>
          <w:tcPr>
            <w:cnfStyle w:val="001000000100" w:firstRow="0" w:lastRow="0" w:firstColumn="1" w:lastColumn="0" w:oddVBand="0" w:evenVBand="0" w:oddHBand="0" w:evenHBand="0" w:firstRowFirstColumn="1" w:firstRowLastColumn="0" w:lastRowFirstColumn="0" w:lastRowLastColumn="0"/>
            <w:tcW w:w="1098" w:type="pct"/>
            <w:tcBorders>
              <w:bottom w:val="none" w:sz="0" w:space="0" w:color="auto"/>
              <w:right w:val="none" w:sz="0" w:space="0" w:color="auto"/>
            </w:tcBorders>
            <w:shd w:val="clear" w:color="auto" w:fill="BFBFBF" w:themeFill="background1" w:themeFillShade="BF"/>
            <w:noWrap/>
            <w:hideMark/>
          </w:tcPr>
          <w:p w14:paraId="777F9D41" w14:textId="77777777" w:rsidR="001249A0" w:rsidRPr="0017266F" w:rsidRDefault="001249A0" w:rsidP="001249A0">
            <w:pPr>
              <w:pStyle w:val="ECONORMAL"/>
              <w:spacing w:line="276" w:lineRule="auto"/>
              <w:jc w:val="center"/>
              <w:rPr>
                <w:rFonts w:eastAsia="Times New Roman"/>
                <w:bCs w:val="0"/>
                <w:color w:val="auto"/>
              </w:rPr>
            </w:pPr>
            <w:r w:rsidRPr="0017266F">
              <w:rPr>
                <w:rFonts w:eastAsia="Times New Roman"/>
                <w:bCs w:val="0"/>
                <w:color w:val="auto"/>
              </w:rPr>
              <w:t>PROCESO</w:t>
            </w:r>
          </w:p>
        </w:tc>
        <w:tc>
          <w:tcPr>
            <w:tcW w:w="3902" w:type="pct"/>
            <w:shd w:val="clear" w:color="auto" w:fill="BFBFBF" w:themeFill="background1" w:themeFillShade="BF"/>
            <w:hideMark/>
          </w:tcPr>
          <w:p w14:paraId="75C0B521" w14:textId="77777777" w:rsidR="001249A0" w:rsidRPr="0017266F" w:rsidRDefault="001249A0" w:rsidP="001249A0">
            <w:pPr>
              <w:pStyle w:val="ECONORMAL"/>
              <w:spacing w:line="276" w:lineRule="auto"/>
              <w:jc w:val="center"/>
              <w:cnfStyle w:val="100000000000" w:firstRow="1" w:lastRow="0" w:firstColumn="0" w:lastColumn="0" w:oddVBand="0" w:evenVBand="0" w:oddHBand="0" w:evenHBand="0" w:firstRowFirstColumn="0" w:firstRowLastColumn="0" w:lastRowFirstColumn="0" w:lastRowLastColumn="0"/>
              <w:rPr>
                <w:rFonts w:eastAsia="Times New Roman"/>
                <w:bCs w:val="0"/>
                <w:color w:val="auto"/>
              </w:rPr>
            </w:pPr>
            <w:r w:rsidRPr="0017266F">
              <w:rPr>
                <w:rFonts w:eastAsia="Times New Roman"/>
                <w:bCs w:val="0"/>
                <w:color w:val="auto"/>
              </w:rPr>
              <w:t>RESIDUOS SÓLIDOS GENERADOS</w:t>
            </w:r>
          </w:p>
        </w:tc>
      </w:tr>
      <w:tr w:rsidR="00B86C4D" w:rsidRPr="0017266F" w14:paraId="2D35F871" w14:textId="77777777" w:rsidTr="008030A4">
        <w:trPr>
          <w:cnfStyle w:val="000000100000" w:firstRow="0" w:lastRow="0" w:firstColumn="0" w:lastColumn="0" w:oddVBand="0" w:evenVBand="0" w:oddHBand="1" w:evenHBand="0" w:firstRowFirstColumn="0" w:firstRowLastColumn="0" w:lastRowFirstColumn="0" w:lastRowLastColumn="0"/>
          <w:trHeight w:val="849"/>
        </w:trPr>
        <w:tc>
          <w:tcPr>
            <w:cnfStyle w:val="001000000000" w:firstRow="0" w:lastRow="0" w:firstColumn="1" w:lastColumn="0" w:oddVBand="0" w:evenVBand="0" w:oddHBand="0" w:evenHBand="0" w:firstRowFirstColumn="0" w:firstRowLastColumn="0" w:lastRowFirstColumn="0" w:lastRowLastColumn="0"/>
            <w:tcW w:w="1098" w:type="pct"/>
            <w:vMerge w:val="restart"/>
            <w:tcBorders>
              <w:top w:val="none" w:sz="0" w:space="0" w:color="auto"/>
              <w:bottom w:val="none" w:sz="0" w:space="0" w:color="auto"/>
              <w:right w:val="none" w:sz="0" w:space="0" w:color="auto"/>
            </w:tcBorders>
            <w:hideMark/>
          </w:tcPr>
          <w:p w14:paraId="5F0135B8" w14:textId="77777777" w:rsidR="001249A0" w:rsidRPr="0017266F" w:rsidRDefault="001249A0" w:rsidP="001249A0">
            <w:pPr>
              <w:pStyle w:val="ECONORMAL"/>
              <w:spacing w:line="276" w:lineRule="auto"/>
              <w:jc w:val="center"/>
              <w:rPr>
                <w:rFonts w:eastAsia="Times New Roman"/>
                <w:bCs w:val="0"/>
                <w:color w:val="auto"/>
              </w:rPr>
            </w:pPr>
          </w:p>
          <w:p w14:paraId="4C76BFAA" w14:textId="77777777" w:rsidR="001249A0" w:rsidRPr="0017266F" w:rsidRDefault="001249A0" w:rsidP="001249A0">
            <w:pPr>
              <w:pStyle w:val="ECONORMAL"/>
              <w:spacing w:line="276" w:lineRule="auto"/>
              <w:jc w:val="center"/>
              <w:rPr>
                <w:rFonts w:eastAsia="Times New Roman"/>
                <w:bCs w:val="0"/>
                <w:color w:val="auto"/>
              </w:rPr>
            </w:pPr>
          </w:p>
          <w:p w14:paraId="02A3C536" w14:textId="77777777" w:rsidR="001249A0" w:rsidRPr="0017266F" w:rsidRDefault="001249A0" w:rsidP="001249A0">
            <w:pPr>
              <w:pStyle w:val="ECONORMAL"/>
              <w:spacing w:line="276" w:lineRule="auto"/>
              <w:jc w:val="center"/>
              <w:rPr>
                <w:rFonts w:eastAsia="Times New Roman"/>
                <w:bCs w:val="0"/>
                <w:color w:val="auto"/>
              </w:rPr>
            </w:pPr>
          </w:p>
          <w:p w14:paraId="4D8B6D35" w14:textId="43D6164E" w:rsidR="001249A0" w:rsidRPr="008030A4" w:rsidRDefault="002806AD" w:rsidP="008030A4">
            <w:pPr>
              <w:pStyle w:val="ECONORMAL"/>
              <w:spacing w:line="276" w:lineRule="auto"/>
              <w:rPr>
                <w:rFonts w:eastAsia="Times New Roman"/>
                <w:b w:val="0"/>
                <w:color w:val="auto"/>
              </w:rPr>
            </w:pPr>
            <w:r w:rsidRPr="008030A4">
              <w:rPr>
                <w:rFonts w:eastAsia="Times New Roman"/>
                <w:b w:val="0"/>
                <w:bCs w:val="0"/>
                <w:color w:val="auto"/>
              </w:rPr>
              <w:t xml:space="preserve">PROCESO </w:t>
            </w:r>
            <w:r w:rsidRPr="008030A4">
              <w:rPr>
                <w:rFonts w:eastAsia="Times New Roman"/>
                <w:b w:val="0"/>
                <w:color w:val="auto"/>
              </w:rPr>
              <w:t>ESTRATÉGICO</w:t>
            </w:r>
          </w:p>
        </w:tc>
        <w:tc>
          <w:tcPr>
            <w:tcW w:w="3902" w:type="pct"/>
            <w:tcBorders>
              <w:top w:val="none" w:sz="0" w:space="0" w:color="auto"/>
              <w:bottom w:val="none" w:sz="0" w:space="0" w:color="auto"/>
            </w:tcBorders>
            <w:hideMark/>
          </w:tcPr>
          <w:p w14:paraId="78E96789" w14:textId="77777777" w:rsidR="001249A0" w:rsidRPr="0017266F" w:rsidRDefault="001249A0" w:rsidP="001249A0">
            <w:pPr>
              <w:pStyle w:val="ECONORMAL"/>
              <w:spacing w:line="276" w:lineRule="auto"/>
              <w:cnfStyle w:val="000000100000" w:firstRow="0" w:lastRow="0" w:firstColumn="0" w:lastColumn="0" w:oddVBand="0" w:evenVBand="0" w:oddHBand="1" w:evenHBand="0" w:firstRowFirstColumn="0" w:firstRowLastColumn="0" w:lastRowFirstColumn="0" w:lastRowLastColumn="0"/>
              <w:rPr>
                <w:rFonts w:eastAsia="Times New Roman"/>
                <w:color w:val="auto"/>
              </w:rPr>
            </w:pPr>
            <w:r w:rsidRPr="0017266F">
              <w:rPr>
                <w:rFonts w:eastAsia="Times New Roman"/>
                <w:color w:val="auto"/>
              </w:rPr>
              <w:t xml:space="preserve">Papel impreso, escrito, reusado, sobres de manila, Cuaderno sobres plásticos de correspondencia, tijeras, cuaderno, </w:t>
            </w:r>
            <w:proofErr w:type="spellStart"/>
            <w:r w:rsidRPr="0017266F">
              <w:rPr>
                <w:rFonts w:eastAsia="Times New Roman"/>
                <w:color w:val="auto"/>
              </w:rPr>
              <w:t>popsis</w:t>
            </w:r>
            <w:proofErr w:type="spellEnd"/>
            <w:r w:rsidRPr="0017266F">
              <w:rPr>
                <w:rFonts w:eastAsia="Times New Roman"/>
                <w:color w:val="auto"/>
              </w:rPr>
              <w:t>, banderines, cajita de cartulina, calendario.</w:t>
            </w:r>
          </w:p>
        </w:tc>
      </w:tr>
      <w:tr w:rsidR="00B86C4D" w:rsidRPr="0017266F" w14:paraId="3E0B6144" w14:textId="77777777" w:rsidTr="008030A4">
        <w:trPr>
          <w:trHeight w:val="366"/>
        </w:trPr>
        <w:tc>
          <w:tcPr>
            <w:cnfStyle w:val="001000000000" w:firstRow="0" w:lastRow="0" w:firstColumn="1" w:lastColumn="0" w:oddVBand="0" w:evenVBand="0" w:oddHBand="0" w:evenHBand="0" w:firstRowFirstColumn="0" w:firstRowLastColumn="0" w:lastRowFirstColumn="0" w:lastRowLastColumn="0"/>
            <w:tcW w:w="1098" w:type="pct"/>
            <w:vMerge/>
            <w:tcBorders>
              <w:right w:val="none" w:sz="0" w:space="0" w:color="auto"/>
            </w:tcBorders>
          </w:tcPr>
          <w:p w14:paraId="0A88E2B1" w14:textId="77777777" w:rsidR="001249A0" w:rsidRPr="0017266F" w:rsidRDefault="001249A0" w:rsidP="001249A0">
            <w:pPr>
              <w:pStyle w:val="ECONORMAL"/>
              <w:spacing w:line="276" w:lineRule="auto"/>
              <w:jc w:val="left"/>
              <w:rPr>
                <w:rFonts w:eastAsia="Times New Roman"/>
                <w:b w:val="0"/>
                <w:color w:val="auto"/>
              </w:rPr>
            </w:pPr>
          </w:p>
        </w:tc>
        <w:tc>
          <w:tcPr>
            <w:tcW w:w="3902" w:type="pct"/>
          </w:tcPr>
          <w:p w14:paraId="406D5965" w14:textId="77777777" w:rsidR="001249A0" w:rsidRPr="0017266F" w:rsidRDefault="001249A0" w:rsidP="001249A0">
            <w:pPr>
              <w:pStyle w:val="ECONORMAL"/>
              <w:spacing w:line="276" w:lineRule="auto"/>
              <w:cnfStyle w:val="000000000000" w:firstRow="0" w:lastRow="0" w:firstColumn="0" w:lastColumn="0" w:oddVBand="0" w:evenVBand="0" w:oddHBand="0" w:evenHBand="0" w:firstRowFirstColumn="0" w:firstRowLastColumn="0" w:lastRowFirstColumn="0" w:lastRowLastColumn="0"/>
              <w:rPr>
                <w:rFonts w:eastAsia="Times New Roman"/>
                <w:color w:val="auto"/>
              </w:rPr>
            </w:pPr>
            <w:r w:rsidRPr="0017266F">
              <w:rPr>
                <w:rFonts w:eastAsia="Times New Roman"/>
                <w:color w:val="auto"/>
              </w:rPr>
              <w:t>Botella de vidrio para depositar grapas</w:t>
            </w:r>
          </w:p>
        </w:tc>
      </w:tr>
      <w:tr w:rsidR="00B86C4D" w:rsidRPr="0017266F" w14:paraId="2BC9DDD7" w14:textId="77777777" w:rsidTr="008030A4">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1098" w:type="pct"/>
            <w:vMerge/>
            <w:tcBorders>
              <w:top w:val="none" w:sz="0" w:space="0" w:color="auto"/>
              <w:bottom w:val="none" w:sz="0" w:space="0" w:color="auto"/>
              <w:right w:val="none" w:sz="0" w:space="0" w:color="auto"/>
            </w:tcBorders>
          </w:tcPr>
          <w:p w14:paraId="559F44EB" w14:textId="77777777" w:rsidR="001249A0" w:rsidRPr="0017266F" w:rsidRDefault="001249A0" w:rsidP="001249A0">
            <w:pPr>
              <w:pStyle w:val="ECONORMAL"/>
              <w:spacing w:line="276" w:lineRule="auto"/>
              <w:jc w:val="left"/>
              <w:rPr>
                <w:rFonts w:eastAsia="Times New Roman"/>
                <w:b w:val="0"/>
                <w:color w:val="auto"/>
              </w:rPr>
            </w:pPr>
          </w:p>
        </w:tc>
        <w:tc>
          <w:tcPr>
            <w:tcW w:w="3902" w:type="pct"/>
            <w:tcBorders>
              <w:top w:val="none" w:sz="0" w:space="0" w:color="auto"/>
              <w:bottom w:val="none" w:sz="0" w:space="0" w:color="auto"/>
            </w:tcBorders>
          </w:tcPr>
          <w:p w14:paraId="5A23D5B1" w14:textId="0E86DE99" w:rsidR="001249A0" w:rsidRPr="0017266F" w:rsidRDefault="001249A0" w:rsidP="001249A0">
            <w:pPr>
              <w:pStyle w:val="ECONORMAL"/>
              <w:spacing w:line="276" w:lineRule="auto"/>
              <w:cnfStyle w:val="000000100000" w:firstRow="0" w:lastRow="0" w:firstColumn="0" w:lastColumn="0" w:oddVBand="0" w:evenVBand="0" w:oddHBand="1" w:evenHBand="0" w:firstRowFirstColumn="0" w:firstRowLastColumn="0" w:lastRowFirstColumn="0" w:lastRowLastColumn="0"/>
              <w:rPr>
                <w:rFonts w:eastAsia="Times New Roman"/>
                <w:color w:val="auto"/>
              </w:rPr>
            </w:pPr>
            <w:r w:rsidRPr="0017266F">
              <w:rPr>
                <w:rFonts w:eastAsia="Times New Roman"/>
                <w:color w:val="auto"/>
              </w:rPr>
              <w:t xml:space="preserve">Pegante en barra, </w:t>
            </w:r>
            <w:r w:rsidR="002806AD" w:rsidRPr="0017266F">
              <w:rPr>
                <w:rFonts w:eastAsia="Times New Roman"/>
                <w:color w:val="auto"/>
              </w:rPr>
              <w:t>saca ganchos</w:t>
            </w:r>
            <w:r w:rsidRPr="0017266F">
              <w:rPr>
                <w:rFonts w:eastAsia="Times New Roman"/>
                <w:color w:val="auto"/>
              </w:rPr>
              <w:t>, carpetas plásticas</w:t>
            </w:r>
          </w:p>
        </w:tc>
      </w:tr>
      <w:tr w:rsidR="00B86C4D" w:rsidRPr="0017266F" w14:paraId="1FDA1EF7" w14:textId="77777777" w:rsidTr="008030A4">
        <w:trPr>
          <w:trHeight w:val="366"/>
        </w:trPr>
        <w:tc>
          <w:tcPr>
            <w:cnfStyle w:val="001000000000" w:firstRow="0" w:lastRow="0" w:firstColumn="1" w:lastColumn="0" w:oddVBand="0" w:evenVBand="0" w:oddHBand="0" w:evenHBand="0" w:firstRowFirstColumn="0" w:firstRowLastColumn="0" w:lastRowFirstColumn="0" w:lastRowLastColumn="0"/>
            <w:tcW w:w="1098" w:type="pct"/>
            <w:vMerge/>
            <w:tcBorders>
              <w:right w:val="none" w:sz="0" w:space="0" w:color="auto"/>
            </w:tcBorders>
          </w:tcPr>
          <w:p w14:paraId="7A504237" w14:textId="77777777" w:rsidR="001249A0" w:rsidRPr="0017266F" w:rsidRDefault="001249A0" w:rsidP="001249A0">
            <w:pPr>
              <w:pStyle w:val="ECONORMAL"/>
              <w:spacing w:line="276" w:lineRule="auto"/>
              <w:jc w:val="left"/>
              <w:rPr>
                <w:rFonts w:eastAsia="Times New Roman"/>
                <w:b w:val="0"/>
                <w:color w:val="auto"/>
              </w:rPr>
            </w:pPr>
          </w:p>
        </w:tc>
        <w:tc>
          <w:tcPr>
            <w:tcW w:w="3902" w:type="pct"/>
          </w:tcPr>
          <w:p w14:paraId="74093243" w14:textId="5B26D350" w:rsidR="001249A0" w:rsidRPr="0017266F" w:rsidRDefault="001249A0" w:rsidP="001249A0">
            <w:pPr>
              <w:pStyle w:val="ECONORMAL"/>
              <w:spacing w:line="276" w:lineRule="auto"/>
              <w:cnfStyle w:val="000000000000" w:firstRow="0" w:lastRow="0" w:firstColumn="0" w:lastColumn="0" w:oddVBand="0" w:evenVBand="0" w:oddHBand="0" w:evenHBand="0" w:firstRowFirstColumn="0" w:firstRowLastColumn="0" w:lastRowFirstColumn="0" w:lastRowLastColumn="0"/>
              <w:rPr>
                <w:rFonts w:eastAsia="Times New Roman"/>
                <w:color w:val="auto"/>
              </w:rPr>
            </w:pPr>
            <w:r w:rsidRPr="0017266F">
              <w:rPr>
                <w:rFonts w:eastAsia="Times New Roman"/>
                <w:color w:val="auto"/>
              </w:rPr>
              <w:t>Lapiceros, lápices, borrador.</w:t>
            </w:r>
          </w:p>
        </w:tc>
      </w:tr>
      <w:tr w:rsidR="00B86C4D" w:rsidRPr="0017266F" w14:paraId="797A09CE" w14:textId="77777777" w:rsidTr="008030A4">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1098" w:type="pct"/>
            <w:vMerge/>
            <w:tcBorders>
              <w:top w:val="none" w:sz="0" w:space="0" w:color="auto"/>
              <w:bottom w:val="none" w:sz="0" w:space="0" w:color="auto"/>
              <w:right w:val="none" w:sz="0" w:space="0" w:color="auto"/>
            </w:tcBorders>
          </w:tcPr>
          <w:p w14:paraId="0DE2AF7E" w14:textId="77777777" w:rsidR="001249A0" w:rsidRPr="0017266F" w:rsidRDefault="001249A0" w:rsidP="001249A0">
            <w:pPr>
              <w:pStyle w:val="ECONORMAL"/>
              <w:spacing w:line="276" w:lineRule="auto"/>
              <w:jc w:val="left"/>
              <w:rPr>
                <w:rFonts w:eastAsia="Times New Roman"/>
                <w:b w:val="0"/>
                <w:color w:val="auto"/>
              </w:rPr>
            </w:pPr>
          </w:p>
        </w:tc>
        <w:tc>
          <w:tcPr>
            <w:tcW w:w="3902" w:type="pct"/>
            <w:tcBorders>
              <w:top w:val="none" w:sz="0" w:space="0" w:color="auto"/>
              <w:bottom w:val="none" w:sz="0" w:space="0" w:color="auto"/>
            </w:tcBorders>
          </w:tcPr>
          <w:p w14:paraId="4C732C5F" w14:textId="77777777" w:rsidR="001249A0" w:rsidRPr="0017266F" w:rsidRDefault="001249A0" w:rsidP="001249A0">
            <w:pPr>
              <w:pStyle w:val="ECONORMAL"/>
              <w:spacing w:line="276" w:lineRule="auto"/>
              <w:cnfStyle w:val="000000100000" w:firstRow="0" w:lastRow="0" w:firstColumn="0" w:lastColumn="0" w:oddVBand="0" w:evenVBand="0" w:oddHBand="1" w:evenHBand="0" w:firstRowFirstColumn="0" w:firstRowLastColumn="0" w:lastRowFirstColumn="0" w:lastRowLastColumn="0"/>
              <w:rPr>
                <w:rFonts w:eastAsia="Times New Roman"/>
                <w:color w:val="auto"/>
              </w:rPr>
            </w:pPr>
            <w:r w:rsidRPr="0017266F">
              <w:rPr>
                <w:rFonts w:eastAsia="Times New Roman"/>
                <w:color w:val="auto"/>
              </w:rPr>
              <w:t>Sacapuntas, regla, corrector.</w:t>
            </w:r>
          </w:p>
        </w:tc>
      </w:tr>
      <w:tr w:rsidR="00B86C4D" w:rsidRPr="0017266F" w14:paraId="7418303D" w14:textId="77777777" w:rsidTr="008030A4">
        <w:trPr>
          <w:trHeight w:val="218"/>
        </w:trPr>
        <w:tc>
          <w:tcPr>
            <w:cnfStyle w:val="001000000000" w:firstRow="0" w:lastRow="0" w:firstColumn="1" w:lastColumn="0" w:oddVBand="0" w:evenVBand="0" w:oddHBand="0" w:evenHBand="0" w:firstRowFirstColumn="0" w:firstRowLastColumn="0" w:lastRowFirstColumn="0" w:lastRowLastColumn="0"/>
            <w:tcW w:w="1098" w:type="pct"/>
            <w:vMerge/>
            <w:tcBorders>
              <w:right w:val="none" w:sz="0" w:space="0" w:color="auto"/>
            </w:tcBorders>
            <w:hideMark/>
          </w:tcPr>
          <w:p w14:paraId="59D7271C" w14:textId="77777777" w:rsidR="001249A0" w:rsidRPr="0017266F" w:rsidRDefault="001249A0" w:rsidP="001249A0">
            <w:pPr>
              <w:pStyle w:val="ECONORMAL"/>
              <w:spacing w:line="276" w:lineRule="auto"/>
              <w:rPr>
                <w:rFonts w:eastAsia="Times New Roman"/>
                <w:b w:val="0"/>
                <w:color w:val="auto"/>
              </w:rPr>
            </w:pPr>
          </w:p>
        </w:tc>
        <w:tc>
          <w:tcPr>
            <w:tcW w:w="3902" w:type="pct"/>
          </w:tcPr>
          <w:p w14:paraId="2E044001" w14:textId="77777777" w:rsidR="001249A0" w:rsidRPr="0017266F" w:rsidRDefault="001249A0" w:rsidP="001249A0">
            <w:pPr>
              <w:pStyle w:val="ECONORMAL"/>
              <w:spacing w:line="276" w:lineRule="auto"/>
              <w:cnfStyle w:val="000000000000" w:firstRow="0" w:lastRow="0" w:firstColumn="0" w:lastColumn="0" w:oddVBand="0" w:evenVBand="0" w:oddHBand="0" w:evenHBand="0" w:firstRowFirstColumn="0" w:firstRowLastColumn="0" w:lastRowFirstColumn="0" w:lastRowLastColumn="0"/>
              <w:rPr>
                <w:rFonts w:eastAsia="Times New Roman"/>
                <w:color w:val="auto"/>
              </w:rPr>
            </w:pPr>
            <w:r w:rsidRPr="0017266F">
              <w:rPr>
                <w:rFonts w:eastAsia="Times New Roman"/>
                <w:color w:val="auto"/>
              </w:rPr>
              <w:t>Tóner, computador, periféricos.</w:t>
            </w:r>
          </w:p>
        </w:tc>
      </w:tr>
      <w:tr w:rsidR="00B86C4D" w:rsidRPr="0017266F" w14:paraId="292F414D" w14:textId="77777777" w:rsidTr="008030A4">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1098" w:type="pct"/>
            <w:vMerge/>
            <w:tcBorders>
              <w:top w:val="none" w:sz="0" w:space="0" w:color="auto"/>
              <w:bottom w:val="none" w:sz="0" w:space="0" w:color="auto"/>
              <w:right w:val="none" w:sz="0" w:space="0" w:color="auto"/>
            </w:tcBorders>
            <w:hideMark/>
          </w:tcPr>
          <w:p w14:paraId="5EFF981B" w14:textId="77777777" w:rsidR="001249A0" w:rsidRPr="0017266F" w:rsidRDefault="001249A0" w:rsidP="001249A0">
            <w:pPr>
              <w:pStyle w:val="ECONORMAL"/>
              <w:spacing w:line="276" w:lineRule="auto"/>
              <w:rPr>
                <w:rFonts w:eastAsia="Times New Roman"/>
                <w:b w:val="0"/>
                <w:color w:val="auto"/>
              </w:rPr>
            </w:pPr>
          </w:p>
        </w:tc>
        <w:tc>
          <w:tcPr>
            <w:tcW w:w="3902" w:type="pct"/>
            <w:tcBorders>
              <w:top w:val="none" w:sz="0" w:space="0" w:color="auto"/>
              <w:bottom w:val="none" w:sz="0" w:space="0" w:color="auto"/>
            </w:tcBorders>
          </w:tcPr>
          <w:p w14:paraId="0E7B3F12" w14:textId="77777777" w:rsidR="001249A0" w:rsidRPr="0017266F" w:rsidRDefault="001249A0" w:rsidP="001249A0">
            <w:pPr>
              <w:pStyle w:val="ECONORMAL"/>
              <w:spacing w:line="276" w:lineRule="auto"/>
              <w:cnfStyle w:val="000000100000" w:firstRow="0" w:lastRow="0" w:firstColumn="0" w:lastColumn="0" w:oddVBand="0" w:evenVBand="0" w:oddHBand="1" w:evenHBand="0" w:firstRowFirstColumn="0" w:firstRowLastColumn="0" w:lastRowFirstColumn="0" w:lastRowLastColumn="0"/>
              <w:rPr>
                <w:rFonts w:eastAsia="Times New Roman"/>
                <w:color w:val="auto"/>
              </w:rPr>
            </w:pPr>
            <w:r w:rsidRPr="0017266F">
              <w:rPr>
                <w:rFonts w:eastAsia="Times New Roman"/>
                <w:color w:val="auto"/>
              </w:rPr>
              <w:t>Residuos ordinarios (Alimentos, servilletas, empaques de comida, vasos desechables, mezcladores, vaso de losa, termo, misceláneos (baños).</w:t>
            </w:r>
          </w:p>
        </w:tc>
      </w:tr>
      <w:tr w:rsidR="00B86C4D" w:rsidRPr="0017266F" w14:paraId="1FBC83CC" w14:textId="77777777" w:rsidTr="008030A4">
        <w:trPr>
          <w:trHeight w:val="368"/>
        </w:trPr>
        <w:tc>
          <w:tcPr>
            <w:cnfStyle w:val="001000000000" w:firstRow="0" w:lastRow="0" w:firstColumn="1" w:lastColumn="0" w:oddVBand="0" w:evenVBand="0" w:oddHBand="0" w:evenHBand="0" w:firstRowFirstColumn="0" w:firstRowLastColumn="0" w:lastRowFirstColumn="0" w:lastRowLastColumn="0"/>
            <w:tcW w:w="1098" w:type="pct"/>
            <w:vMerge/>
            <w:tcBorders>
              <w:right w:val="none" w:sz="0" w:space="0" w:color="auto"/>
            </w:tcBorders>
          </w:tcPr>
          <w:p w14:paraId="14E8DD73" w14:textId="77777777" w:rsidR="001249A0" w:rsidRPr="0017266F" w:rsidRDefault="001249A0" w:rsidP="001249A0">
            <w:pPr>
              <w:pStyle w:val="ECONORMAL"/>
              <w:spacing w:line="276" w:lineRule="auto"/>
              <w:rPr>
                <w:rFonts w:eastAsia="Times New Roman"/>
                <w:b w:val="0"/>
                <w:color w:val="auto"/>
              </w:rPr>
            </w:pPr>
          </w:p>
        </w:tc>
        <w:tc>
          <w:tcPr>
            <w:tcW w:w="3902" w:type="pct"/>
          </w:tcPr>
          <w:p w14:paraId="44843A47" w14:textId="77777777" w:rsidR="001249A0" w:rsidRPr="0017266F" w:rsidRDefault="001249A0" w:rsidP="001249A0">
            <w:pPr>
              <w:pStyle w:val="ECONORMAL"/>
              <w:spacing w:line="276" w:lineRule="auto"/>
              <w:cnfStyle w:val="000000000000" w:firstRow="0" w:lastRow="0" w:firstColumn="0" w:lastColumn="0" w:oddVBand="0" w:evenVBand="0" w:oddHBand="0" w:evenHBand="0" w:firstRowFirstColumn="0" w:firstRowLastColumn="0" w:lastRowFirstColumn="0" w:lastRowLastColumn="0"/>
              <w:rPr>
                <w:rFonts w:eastAsia="Times New Roman"/>
                <w:color w:val="auto"/>
              </w:rPr>
            </w:pPr>
            <w:r w:rsidRPr="0017266F">
              <w:rPr>
                <w:rFonts w:eastAsia="Times New Roman"/>
                <w:color w:val="auto"/>
              </w:rPr>
              <w:t>Residuo Especial: silla y escritorio</w:t>
            </w:r>
          </w:p>
        </w:tc>
      </w:tr>
      <w:tr w:rsidR="00B86C4D" w:rsidRPr="0017266F" w14:paraId="367F19BA" w14:textId="77777777" w:rsidTr="008030A4">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1098" w:type="pct"/>
            <w:vMerge/>
            <w:tcBorders>
              <w:top w:val="none" w:sz="0" w:space="0" w:color="auto"/>
              <w:bottom w:val="none" w:sz="0" w:space="0" w:color="auto"/>
              <w:right w:val="none" w:sz="0" w:space="0" w:color="auto"/>
            </w:tcBorders>
          </w:tcPr>
          <w:p w14:paraId="1E18DFF6" w14:textId="77777777" w:rsidR="001249A0" w:rsidRPr="0017266F" w:rsidRDefault="001249A0" w:rsidP="001249A0">
            <w:pPr>
              <w:pStyle w:val="ECONORMAL"/>
              <w:spacing w:line="276" w:lineRule="auto"/>
              <w:rPr>
                <w:rFonts w:eastAsia="Times New Roman"/>
                <w:b w:val="0"/>
                <w:color w:val="auto"/>
              </w:rPr>
            </w:pPr>
          </w:p>
        </w:tc>
        <w:tc>
          <w:tcPr>
            <w:tcW w:w="3902" w:type="pct"/>
            <w:tcBorders>
              <w:top w:val="none" w:sz="0" w:space="0" w:color="auto"/>
              <w:bottom w:val="none" w:sz="0" w:space="0" w:color="auto"/>
            </w:tcBorders>
          </w:tcPr>
          <w:p w14:paraId="3B549258" w14:textId="5CBC0630" w:rsidR="001249A0" w:rsidRPr="0017266F" w:rsidRDefault="001249A0" w:rsidP="001249A0">
            <w:pPr>
              <w:pStyle w:val="ECONORMAL"/>
              <w:spacing w:line="276" w:lineRule="auto"/>
              <w:cnfStyle w:val="000000100000" w:firstRow="0" w:lastRow="0" w:firstColumn="0" w:lastColumn="0" w:oddVBand="0" w:evenVBand="0" w:oddHBand="1" w:evenHBand="0" w:firstRowFirstColumn="0" w:firstRowLastColumn="0" w:lastRowFirstColumn="0" w:lastRowLastColumn="0"/>
              <w:rPr>
                <w:rFonts w:eastAsia="Times New Roman"/>
                <w:color w:val="auto"/>
              </w:rPr>
            </w:pPr>
            <w:r w:rsidRPr="0017266F">
              <w:rPr>
                <w:rFonts w:eastAsia="Times New Roman"/>
                <w:color w:val="auto"/>
              </w:rPr>
              <w:t xml:space="preserve">Lapiceros </w:t>
            </w:r>
          </w:p>
        </w:tc>
      </w:tr>
      <w:tr w:rsidR="00B86C4D" w:rsidRPr="0017266F" w14:paraId="3A4C16AA" w14:textId="77777777" w:rsidTr="008030A4">
        <w:trPr>
          <w:trHeight w:val="368"/>
        </w:trPr>
        <w:tc>
          <w:tcPr>
            <w:cnfStyle w:val="001000000000" w:firstRow="0" w:lastRow="0" w:firstColumn="1" w:lastColumn="0" w:oddVBand="0" w:evenVBand="0" w:oddHBand="0" w:evenHBand="0" w:firstRowFirstColumn="0" w:firstRowLastColumn="0" w:lastRowFirstColumn="0" w:lastRowLastColumn="0"/>
            <w:tcW w:w="1098" w:type="pct"/>
            <w:vMerge/>
            <w:tcBorders>
              <w:right w:val="none" w:sz="0" w:space="0" w:color="auto"/>
            </w:tcBorders>
          </w:tcPr>
          <w:p w14:paraId="450AD3A8" w14:textId="77777777" w:rsidR="001249A0" w:rsidRPr="0017266F" w:rsidRDefault="001249A0" w:rsidP="001249A0">
            <w:pPr>
              <w:pStyle w:val="ECONORMAL"/>
              <w:spacing w:line="276" w:lineRule="auto"/>
              <w:rPr>
                <w:rFonts w:eastAsia="Times New Roman"/>
                <w:b w:val="0"/>
                <w:color w:val="auto"/>
              </w:rPr>
            </w:pPr>
          </w:p>
        </w:tc>
        <w:tc>
          <w:tcPr>
            <w:tcW w:w="3902" w:type="pct"/>
          </w:tcPr>
          <w:p w14:paraId="4B669AC3" w14:textId="77777777" w:rsidR="001249A0" w:rsidRPr="0017266F" w:rsidRDefault="001249A0" w:rsidP="001249A0">
            <w:pPr>
              <w:pStyle w:val="ECONORMAL"/>
              <w:spacing w:line="276" w:lineRule="auto"/>
              <w:cnfStyle w:val="000000000000" w:firstRow="0" w:lastRow="0" w:firstColumn="0" w:lastColumn="0" w:oddVBand="0" w:evenVBand="0" w:oddHBand="0" w:evenHBand="0" w:firstRowFirstColumn="0" w:firstRowLastColumn="0" w:lastRowFirstColumn="0" w:lastRowLastColumn="0"/>
              <w:rPr>
                <w:rFonts w:eastAsia="Times New Roman"/>
                <w:color w:val="auto"/>
              </w:rPr>
            </w:pPr>
            <w:r w:rsidRPr="0017266F">
              <w:rPr>
                <w:rFonts w:eastAsia="Times New Roman"/>
                <w:color w:val="auto"/>
              </w:rPr>
              <w:t xml:space="preserve">Clips - ganchos de grapadora </w:t>
            </w:r>
          </w:p>
        </w:tc>
      </w:tr>
      <w:tr w:rsidR="00B86C4D" w:rsidRPr="0017266F" w14:paraId="784673A9" w14:textId="77777777" w:rsidTr="008030A4">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1098" w:type="pct"/>
            <w:vMerge/>
            <w:tcBorders>
              <w:top w:val="none" w:sz="0" w:space="0" w:color="auto"/>
              <w:bottom w:val="none" w:sz="0" w:space="0" w:color="auto"/>
              <w:right w:val="none" w:sz="0" w:space="0" w:color="auto"/>
            </w:tcBorders>
          </w:tcPr>
          <w:p w14:paraId="140E39D9" w14:textId="77777777" w:rsidR="001249A0" w:rsidRPr="0017266F" w:rsidRDefault="001249A0" w:rsidP="001249A0">
            <w:pPr>
              <w:pStyle w:val="ECONORMAL"/>
              <w:spacing w:line="276" w:lineRule="auto"/>
              <w:rPr>
                <w:rFonts w:eastAsia="Times New Roman"/>
                <w:b w:val="0"/>
                <w:color w:val="auto"/>
              </w:rPr>
            </w:pPr>
          </w:p>
        </w:tc>
        <w:tc>
          <w:tcPr>
            <w:tcW w:w="3902" w:type="pct"/>
            <w:tcBorders>
              <w:top w:val="none" w:sz="0" w:space="0" w:color="auto"/>
              <w:bottom w:val="none" w:sz="0" w:space="0" w:color="auto"/>
            </w:tcBorders>
          </w:tcPr>
          <w:p w14:paraId="00CDF541" w14:textId="77777777" w:rsidR="001249A0" w:rsidRPr="0017266F" w:rsidRDefault="001249A0" w:rsidP="001249A0">
            <w:pPr>
              <w:pStyle w:val="ECONORMAL"/>
              <w:spacing w:line="276" w:lineRule="auto"/>
              <w:cnfStyle w:val="000000100000" w:firstRow="0" w:lastRow="0" w:firstColumn="0" w:lastColumn="0" w:oddVBand="0" w:evenVBand="0" w:oddHBand="1" w:evenHBand="0" w:firstRowFirstColumn="0" w:firstRowLastColumn="0" w:lastRowFirstColumn="0" w:lastRowLastColumn="0"/>
              <w:rPr>
                <w:rFonts w:eastAsia="Times New Roman"/>
                <w:color w:val="auto"/>
              </w:rPr>
            </w:pPr>
            <w:r w:rsidRPr="0017266F">
              <w:rPr>
                <w:rFonts w:eastAsia="Times New Roman"/>
                <w:color w:val="auto"/>
              </w:rPr>
              <w:t>Carpetas - AZ, separador A-Z</w:t>
            </w:r>
          </w:p>
        </w:tc>
      </w:tr>
      <w:tr w:rsidR="00B86C4D" w:rsidRPr="0017266F" w14:paraId="1CA48E44" w14:textId="77777777" w:rsidTr="008030A4">
        <w:trPr>
          <w:trHeight w:val="368"/>
        </w:trPr>
        <w:tc>
          <w:tcPr>
            <w:cnfStyle w:val="001000000000" w:firstRow="0" w:lastRow="0" w:firstColumn="1" w:lastColumn="0" w:oddVBand="0" w:evenVBand="0" w:oddHBand="0" w:evenHBand="0" w:firstRowFirstColumn="0" w:firstRowLastColumn="0" w:lastRowFirstColumn="0" w:lastRowLastColumn="0"/>
            <w:tcW w:w="1098" w:type="pct"/>
            <w:vMerge/>
            <w:tcBorders>
              <w:right w:val="none" w:sz="0" w:space="0" w:color="auto"/>
            </w:tcBorders>
          </w:tcPr>
          <w:p w14:paraId="41D00B50" w14:textId="77777777" w:rsidR="001249A0" w:rsidRPr="0017266F" w:rsidRDefault="001249A0" w:rsidP="001249A0">
            <w:pPr>
              <w:pStyle w:val="ECONORMAL"/>
              <w:spacing w:line="276" w:lineRule="auto"/>
              <w:rPr>
                <w:rFonts w:eastAsia="Times New Roman"/>
                <w:b w:val="0"/>
                <w:color w:val="auto"/>
              </w:rPr>
            </w:pPr>
          </w:p>
        </w:tc>
        <w:tc>
          <w:tcPr>
            <w:tcW w:w="3902" w:type="pct"/>
          </w:tcPr>
          <w:p w14:paraId="654ED740" w14:textId="77777777" w:rsidR="001249A0" w:rsidRPr="0017266F" w:rsidRDefault="001249A0" w:rsidP="001249A0">
            <w:pPr>
              <w:pStyle w:val="ECONORMAL"/>
              <w:spacing w:line="276" w:lineRule="auto"/>
              <w:cnfStyle w:val="000000000000" w:firstRow="0" w:lastRow="0" w:firstColumn="0" w:lastColumn="0" w:oddVBand="0" w:evenVBand="0" w:oddHBand="0" w:evenHBand="0" w:firstRowFirstColumn="0" w:firstRowLastColumn="0" w:lastRowFirstColumn="0" w:lastRowLastColumn="0"/>
              <w:rPr>
                <w:rFonts w:eastAsia="Times New Roman"/>
                <w:color w:val="auto"/>
              </w:rPr>
            </w:pPr>
            <w:r w:rsidRPr="0017266F">
              <w:rPr>
                <w:rFonts w:eastAsia="Times New Roman"/>
                <w:color w:val="auto"/>
              </w:rPr>
              <w:t>Luminarias</w:t>
            </w:r>
          </w:p>
        </w:tc>
      </w:tr>
    </w:tbl>
    <w:p w14:paraId="6048DC2F" w14:textId="6DE27ACE" w:rsidR="00C62052" w:rsidRPr="0017266F" w:rsidRDefault="00C62052" w:rsidP="00C62052">
      <w:pPr>
        <w:pStyle w:val="ECONORMAL"/>
        <w:spacing w:line="276" w:lineRule="auto"/>
        <w:jc w:val="center"/>
        <w:rPr>
          <w:rFonts w:eastAsia="Times New Roman"/>
          <w:sz w:val="20"/>
          <w:szCs w:val="20"/>
        </w:rPr>
      </w:pPr>
      <w:r w:rsidRPr="0017266F">
        <w:rPr>
          <w:rFonts w:eastAsia="Times New Roman"/>
          <w:sz w:val="20"/>
          <w:szCs w:val="20"/>
        </w:rPr>
        <w:t xml:space="preserve">Fuente: </w:t>
      </w:r>
      <w:r w:rsidR="005709AB" w:rsidRPr="001C4868">
        <w:t>INGENIERÍA Y SERVICIOS DE COLOMBIA D&amp;R SAS</w:t>
      </w:r>
    </w:p>
    <w:p w14:paraId="7A4F9224" w14:textId="27885C0A" w:rsidR="00C81E76" w:rsidRPr="0017266F" w:rsidRDefault="004A6555" w:rsidP="009A4EBC">
      <w:pPr>
        <w:pStyle w:val="Ttulo2"/>
      </w:pPr>
      <w:bookmarkStart w:id="114" w:name="_Toc53825704"/>
      <w:r w:rsidRPr="0017266F">
        <w:rPr>
          <w:rStyle w:val="Ttulo2Car"/>
          <w:b/>
          <w:bCs/>
          <w:caps/>
        </w:rPr>
        <w:lastRenderedPageBreak/>
        <w:t>Procesos Misionales</w:t>
      </w:r>
      <w:bookmarkEnd w:id="114"/>
    </w:p>
    <w:p w14:paraId="15896680" w14:textId="5EF581FF" w:rsidR="002462F5" w:rsidRPr="0017266F" w:rsidRDefault="00DB55FC" w:rsidP="009A4EBC">
      <w:pPr>
        <w:pStyle w:val="Descripcin"/>
        <w:jc w:val="center"/>
        <w:rPr>
          <w:rFonts w:ascii="Arial" w:hAnsi="Arial" w:cs="Arial"/>
          <w:color w:val="auto"/>
          <w:sz w:val="22"/>
          <w:szCs w:val="22"/>
        </w:rPr>
      </w:pPr>
      <w:bookmarkStart w:id="115" w:name="_Toc35960035"/>
      <w:r w:rsidRPr="0017266F">
        <w:rPr>
          <w:rFonts w:ascii="Arial" w:hAnsi="Arial" w:cs="Arial"/>
          <w:color w:val="auto"/>
          <w:sz w:val="22"/>
          <w:szCs w:val="22"/>
        </w:rPr>
        <w:t>Tabla</w:t>
      </w:r>
      <w:r w:rsidR="002806AD">
        <w:rPr>
          <w:rFonts w:ascii="Arial" w:hAnsi="Arial" w:cs="Arial"/>
          <w:color w:val="auto"/>
          <w:sz w:val="22"/>
          <w:szCs w:val="22"/>
        </w:rPr>
        <w:t>5.</w:t>
      </w:r>
      <w:r w:rsidR="001249A0" w:rsidRPr="0017266F">
        <w:rPr>
          <w:rFonts w:ascii="Arial" w:hAnsi="Arial" w:cs="Arial"/>
          <w:color w:val="auto"/>
          <w:sz w:val="22"/>
          <w:szCs w:val="22"/>
        </w:rPr>
        <w:t xml:space="preserve"> Residuos </w:t>
      </w:r>
      <w:r w:rsidR="00D325CD" w:rsidRPr="0017266F">
        <w:rPr>
          <w:rFonts w:ascii="Arial" w:hAnsi="Arial" w:cs="Arial"/>
          <w:color w:val="auto"/>
          <w:sz w:val="22"/>
          <w:szCs w:val="22"/>
        </w:rPr>
        <w:t>S</w:t>
      </w:r>
      <w:r w:rsidR="001249A0" w:rsidRPr="0017266F">
        <w:rPr>
          <w:rFonts w:ascii="Arial" w:hAnsi="Arial" w:cs="Arial"/>
          <w:color w:val="auto"/>
          <w:sz w:val="22"/>
          <w:szCs w:val="22"/>
        </w:rPr>
        <w:t xml:space="preserve">ólidos </w:t>
      </w:r>
      <w:r w:rsidR="00D325CD" w:rsidRPr="0017266F">
        <w:rPr>
          <w:rFonts w:ascii="Arial" w:hAnsi="Arial" w:cs="Arial"/>
          <w:color w:val="auto"/>
          <w:sz w:val="22"/>
          <w:szCs w:val="22"/>
        </w:rPr>
        <w:t>G</w:t>
      </w:r>
      <w:r w:rsidR="001249A0" w:rsidRPr="0017266F">
        <w:rPr>
          <w:rFonts w:ascii="Arial" w:hAnsi="Arial" w:cs="Arial"/>
          <w:color w:val="auto"/>
          <w:sz w:val="22"/>
          <w:szCs w:val="22"/>
        </w:rPr>
        <w:t xml:space="preserve">enerados – </w:t>
      </w:r>
      <w:bookmarkEnd w:id="115"/>
      <w:r w:rsidR="004A0C9D">
        <w:rPr>
          <w:rFonts w:ascii="Arial" w:hAnsi="Arial" w:cs="Arial"/>
          <w:color w:val="auto"/>
          <w:sz w:val="22"/>
          <w:szCs w:val="22"/>
        </w:rPr>
        <w:t>Logística</w:t>
      </w:r>
    </w:p>
    <w:tbl>
      <w:tblPr>
        <w:tblStyle w:val="Tabladelista3-nfasis6"/>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0"/>
        <w:gridCol w:w="6218"/>
      </w:tblGrid>
      <w:tr w:rsidR="001249A0" w:rsidRPr="0017266F" w14:paraId="4051AADB" w14:textId="77777777" w:rsidTr="004A0C9D">
        <w:trPr>
          <w:cnfStyle w:val="100000000000" w:firstRow="1" w:lastRow="0" w:firstColumn="0" w:lastColumn="0" w:oddVBand="0" w:evenVBand="0" w:oddHBand="0" w:evenHBand="0" w:firstRowFirstColumn="0" w:firstRowLastColumn="0" w:lastRowFirstColumn="0" w:lastRowLastColumn="0"/>
          <w:trHeight w:val="330"/>
        </w:trPr>
        <w:tc>
          <w:tcPr>
            <w:cnfStyle w:val="001000000100" w:firstRow="0" w:lastRow="0" w:firstColumn="1" w:lastColumn="0" w:oddVBand="0" w:evenVBand="0" w:oddHBand="0" w:evenHBand="0" w:firstRowFirstColumn="1" w:firstRowLastColumn="0" w:lastRowFirstColumn="0" w:lastRowLastColumn="0"/>
            <w:tcW w:w="1478" w:type="pct"/>
            <w:tcBorders>
              <w:bottom w:val="none" w:sz="0" w:space="0" w:color="auto"/>
              <w:right w:val="none" w:sz="0" w:space="0" w:color="auto"/>
            </w:tcBorders>
            <w:shd w:val="clear" w:color="auto" w:fill="BFBFBF" w:themeFill="background1" w:themeFillShade="BF"/>
            <w:noWrap/>
            <w:hideMark/>
          </w:tcPr>
          <w:p w14:paraId="1A35A106" w14:textId="77777777" w:rsidR="001249A0" w:rsidRPr="0017266F" w:rsidRDefault="001249A0" w:rsidP="001249A0">
            <w:pPr>
              <w:pStyle w:val="ECONORMAL"/>
              <w:spacing w:line="276" w:lineRule="auto"/>
              <w:jc w:val="center"/>
              <w:rPr>
                <w:rFonts w:eastAsia="Times New Roman"/>
                <w:bCs w:val="0"/>
                <w:color w:val="auto"/>
              </w:rPr>
            </w:pPr>
            <w:r w:rsidRPr="0017266F">
              <w:rPr>
                <w:rFonts w:eastAsia="Times New Roman"/>
                <w:bCs w:val="0"/>
                <w:color w:val="auto"/>
              </w:rPr>
              <w:t>PROCESO</w:t>
            </w:r>
          </w:p>
        </w:tc>
        <w:tc>
          <w:tcPr>
            <w:tcW w:w="3522" w:type="pct"/>
            <w:shd w:val="clear" w:color="auto" w:fill="BFBFBF" w:themeFill="background1" w:themeFillShade="BF"/>
            <w:hideMark/>
          </w:tcPr>
          <w:p w14:paraId="166F2100" w14:textId="77777777" w:rsidR="001249A0" w:rsidRPr="0017266F" w:rsidRDefault="001249A0" w:rsidP="001249A0">
            <w:pPr>
              <w:pStyle w:val="ECONORMAL"/>
              <w:spacing w:line="276" w:lineRule="auto"/>
              <w:jc w:val="center"/>
              <w:cnfStyle w:val="100000000000" w:firstRow="1" w:lastRow="0" w:firstColumn="0" w:lastColumn="0" w:oddVBand="0" w:evenVBand="0" w:oddHBand="0" w:evenHBand="0" w:firstRowFirstColumn="0" w:firstRowLastColumn="0" w:lastRowFirstColumn="0" w:lastRowLastColumn="0"/>
              <w:rPr>
                <w:rFonts w:eastAsia="Times New Roman"/>
                <w:bCs w:val="0"/>
                <w:color w:val="auto"/>
              </w:rPr>
            </w:pPr>
            <w:r w:rsidRPr="0017266F">
              <w:rPr>
                <w:rFonts w:eastAsia="Times New Roman"/>
                <w:bCs w:val="0"/>
                <w:color w:val="auto"/>
              </w:rPr>
              <w:t xml:space="preserve">RESIDUOS SÓLIDOS GENERADOS </w:t>
            </w:r>
          </w:p>
        </w:tc>
      </w:tr>
      <w:tr w:rsidR="001249A0" w:rsidRPr="0017266F" w14:paraId="1F9F8C97" w14:textId="77777777" w:rsidTr="004A0C9D">
        <w:trPr>
          <w:cnfStyle w:val="000000100000" w:firstRow="0" w:lastRow="0" w:firstColumn="0" w:lastColumn="0" w:oddVBand="0" w:evenVBand="0" w:oddHBand="1"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1478" w:type="pct"/>
            <w:vMerge w:val="restart"/>
            <w:tcBorders>
              <w:top w:val="none" w:sz="0" w:space="0" w:color="auto"/>
              <w:bottom w:val="none" w:sz="0" w:space="0" w:color="auto"/>
              <w:right w:val="none" w:sz="0" w:space="0" w:color="auto"/>
            </w:tcBorders>
          </w:tcPr>
          <w:p w14:paraId="181473B2" w14:textId="77777777" w:rsidR="001249A0" w:rsidRPr="0017266F" w:rsidRDefault="001249A0" w:rsidP="001249A0">
            <w:pPr>
              <w:pStyle w:val="ECONORMAL"/>
              <w:spacing w:line="276" w:lineRule="auto"/>
              <w:jc w:val="left"/>
              <w:rPr>
                <w:rFonts w:eastAsia="Times New Roman"/>
                <w:b w:val="0"/>
              </w:rPr>
            </w:pPr>
          </w:p>
          <w:p w14:paraId="63A728DC" w14:textId="77777777" w:rsidR="001249A0" w:rsidRPr="0017266F" w:rsidRDefault="001249A0" w:rsidP="001249A0">
            <w:pPr>
              <w:pStyle w:val="ECONORMAL"/>
              <w:spacing w:line="276" w:lineRule="auto"/>
              <w:jc w:val="left"/>
              <w:rPr>
                <w:rFonts w:eastAsia="Times New Roman"/>
                <w:b w:val="0"/>
              </w:rPr>
            </w:pPr>
          </w:p>
          <w:p w14:paraId="1ED77EC7" w14:textId="77777777" w:rsidR="001249A0" w:rsidRPr="0017266F" w:rsidRDefault="001249A0" w:rsidP="001249A0">
            <w:pPr>
              <w:pStyle w:val="ECONORMAL"/>
              <w:spacing w:line="276" w:lineRule="auto"/>
              <w:jc w:val="left"/>
              <w:rPr>
                <w:rFonts w:eastAsia="Times New Roman"/>
                <w:b w:val="0"/>
              </w:rPr>
            </w:pPr>
          </w:p>
          <w:p w14:paraId="4C275FA0" w14:textId="77777777" w:rsidR="001249A0" w:rsidRPr="0017266F" w:rsidRDefault="001249A0" w:rsidP="001249A0">
            <w:pPr>
              <w:pStyle w:val="ECONORMAL"/>
              <w:spacing w:line="276" w:lineRule="auto"/>
              <w:jc w:val="left"/>
              <w:rPr>
                <w:rFonts w:eastAsia="Times New Roman"/>
                <w:b w:val="0"/>
              </w:rPr>
            </w:pPr>
          </w:p>
          <w:p w14:paraId="1D8C53F8" w14:textId="77777777" w:rsidR="001249A0" w:rsidRPr="0017266F" w:rsidRDefault="001249A0" w:rsidP="001249A0">
            <w:pPr>
              <w:pStyle w:val="ECONORMAL"/>
              <w:spacing w:line="276" w:lineRule="auto"/>
              <w:jc w:val="left"/>
              <w:rPr>
                <w:rFonts w:eastAsia="Times New Roman"/>
                <w:b w:val="0"/>
              </w:rPr>
            </w:pPr>
          </w:p>
          <w:p w14:paraId="2B7E1894" w14:textId="77777777" w:rsidR="001249A0" w:rsidRPr="0017266F" w:rsidRDefault="001249A0" w:rsidP="001249A0">
            <w:pPr>
              <w:pStyle w:val="ECONORMAL"/>
              <w:spacing w:line="276" w:lineRule="auto"/>
              <w:jc w:val="left"/>
              <w:rPr>
                <w:rFonts w:eastAsia="Times New Roman"/>
                <w:b w:val="0"/>
              </w:rPr>
            </w:pPr>
          </w:p>
          <w:p w14:paraId="1F81A42F" w14:textId="77777777" w:rsidR="001249A0" w:rsidRPr="0017266F" w:rsidRDefault="001249A0" w:rsidP="001249A0">
            <w:pPr>
              <w:pStyle w:val="ECONORMAL"/>
              <w:spacing w:line="276" w:lineRule="auto"/>
              <w:jc w:val="left"/>
              <w:rPr>
                <w:rFonts w:eastAsia="Times New Roman"/>
                <w:b w:val="0"/>
              </w:rPr>
            </w:pPr>
          </w:p>
          <w:p w14:paraId="4B845E50" w14:textId="77777777" w:rsidR="001249A0" w:rsidRPr="0017266F" w:rsidRDefault="001249A0" w:rsidP="001249A0">
            <w:pPr>
              <w:pStyle w:val="ECONORMAL"/>
              <w:spacing w:line="276" w:lineRule="auto"/>
              <w:jc w:val="left"/>
              <w:rPr>
                <w:rFonts w:eastAsia="Times New Roman"/>
                <w:b w:val="0"/>
              </w:rPr>
            </w:pPr>
          </w:p>
          <w:p w14:paraId="30230897" w14:textId="77777777" w:rsidR="001249A0" w:rsidRPr="0017266F" w:rsidRDefault="001249A0" w:rsidP="001249A0">
            <w:pPr>
              <w:pStyle w:val="ECONORMAL"/>
              <w:spacing w:line="276" w:lineRule="auto"/>
              <w:jc w:val="left"/>
              <w:rPr>
                <w:rFonts w:eastAsia="Times New Roman"/>
                <w:b w:val="0"/>
              </w:rPr>
            </w:pPr>
          </w:p>
          <w:p w14:paraId="4B0D676A" w14:textId="77777777" w:rsidR="001249A0" w:rsidRPr="0017266F" w:rsidRDefault="001249A0" w:rsidP="001249A0">
            <w:pPr>
              <w:pStyle w:val="ECONORMAL"/>
              <w:spacing w:line="276" w:lineRule="auto"/>
              <w:jc w:val="left"/>
              <w:rPr>
                <w:rFonts w:eastAsia="Times New Roman"/>
                <w:bCs w:val="0"/>
              </w:rPr>
            </w:pPr>
          </w:p>
          <w:p w14:paraId="5C453030" w14:textId="77777777" w:rsidR="001249A0" w:rsidRPr="0017266F" w:rsidRDefault="001249A0" w:rsidP="001249A0">
            <w:pPr>
              <w:pStyle w:val="ECONORMAL"/>
              <w:spacing w:line="276" w:lineRule="auto"/>
              <w:jc w:val="left"/>
              <w:rPr>
                <w:rFonts w:eastAsia="Times New Roman"/>
                <w:bCs w:val="0"/>
              </w:rPr>
            </w:pPr>
          </w:p>
          <w:p w14:paraId="655683BE" w14:textId="77777777" w:rsidR="001249A0" w:rsidRPr="0017266F" w:rsidRDefault="001249A0" w:rsidP="001249A0">
            <w:pPr>
              <w:pStyle w:val="ECONORMAL"/>
              <w:spacing w:line="276" w:lineRule="auto"/>
              <w:jc w:val="left"/>
              <w:rPr>
                <w:rFonts w:eastAsia="Times New Roman"/>
                <w:b w:val="0"/>
              </w:rPr>
            </w:pPr>
          </w:p>
          <w:p w14:paraId="4308F5DA" w14:textId="29BA8C5A" w:rsidR="001249A0" w:rsidRPr="0017266F" w:rsidRDefault="001249A0" w:rsidP="001249A0">
            <w:pPr>
              <w:pStyle w:val="ECONORMAL"/>
              <w:spacing w:line="276" w:lineRule="auto"/>
              <w:jc w:val="left"/>
              <w:rPr>
                <w:rFonts w:eastAsia="Times New Roman"/>
                <w:b w:val="0"/>
              </w:rPr>
            </w:pPr>
            <w:r w:rsidRPr="0017266F">
              <w:rPr>
                <w:rFonts w:eastAsia="Times New Roman"/>
                <w:b w:val="0"/>
              </w:rPr>
              <w:t xml:space="preserve"> </w:t>
            </w:r>
            <w:r w:rsidR="00D71296">
              <w:rPr>
                <w:rFonts w:eastAsia="Times New Roman"/>
                <w:b w:val="0"/>
              </w:rPr>
              <w:t>LOGÍSTICA</w:t>
            </w:r>
            <w:r w:rsidRPr="0017266F">
              <w:rPr>
                <w:rFonts w:eastAsia="Times New Roman"/>
                <w:b w:val="0"/>
              </w:rPr>
              <w:t xml:space="preserve"> </w:t>
            </w:r>
          </w:p>
          <w:p w14:paraId="49CC8044" w14:textId="77777777" w:rsidR="001249A0" w:rsidRPr="0017266F" w:rsidRDefault="001249A0" w:rsidP="001249A0">
            <w:pPr>
              <w:pStyle w:val="ECONORMAL"/>
              <w:spacing w:line="276" w:lineRule="auto"/>
              <w:rPr>
                <w:rFonts w:eastAsia="Times New Roman"/>
                <w:b w:val="0"/>
              </w:rPr>
            </w:pPr>
          </w:p>
          <w:p w14:paraId="5D3F56F4" w14:textId="77777777" w:rsidR="001249A0" w:rsidRPr="0017266F" w:rsidRDefault="001249A0" w:rsidP="001249A0">
            <w:pPr>
              <w:pStyle w:val="ECONORMAL"/>
              <w:spacing w:line="276" w:lineRule="auto"/>
              <w:rPr>
                <w:rFonts w:eastAsia="Times New Roman"/>
                <w:bCs w:val="0"/>
              </w:rPr>
            </w:pPr>
          </w:p>
          <w:p w14:paraId="61F7AEFF" w14:textId="77777777" w:rsidR="001249A0" w:rsidRPr="0017266F" w:rsidRDefault="001249A0" w:rsidP="001249A0">
            <w:pPr>
              <w:pStyle w:val="ECONORMAL"/>
              <w:spacing w:line="276" w:lineRule="auto"/>
              <w:rPr>
                <w:rFonts w:eastAsia="Times New Roman"/>
                <w:bCs w:val="0"/>
              </w:rPr>
            </w:pPr>
          </w:p>
          <w:p w14:paraId="76015D1A" w14:textId="09FE4B1F" w:rsidR="001249A0" w:rsidRPr="0017266F" w:rsidRDefault="001249A0" w:rsidP="001249A0">
            <w:pPr>
              <w:pStyle w:val="ECONORMAL"/>
              <w:spacing w:line="276" w:lineRule="auto"/>
              <w:rPr>
                <w:rFonts w:eastAsia="Times New Roman"/>
                <w:b w:val="0"/>
              </w:rPr>
            </w:pPr>
          </w:p>
          <w:p w14:paraId="55D78938" w14:textId="77777777" w:rsidR="001249A0" w:rsidRPr="0017266F" w:rsidRDefault="001249A0" w:rsidP="001249A0">
            <w:pPr>
              <w:pStyle w:val="ECONORMAL"/>
              <w:spacing w:line="276" w:lineRule="auto"/>
              <w:rPr>
                <w:rFonts w:eastAsia="Times New Roman"/>
                <w:bCs w:val="0"/>
              </w:rPr>
            </w:pPr>
          </w:p>
          <w:p w14:paraId="48B7FFE3" w14:textId="77777777" w:rsidR="001249A0" w:rsidRPr="0017266F" w:rsidRDefault="001249A0" w:rsidP="001249A0">
            <w:pPr>
              <w:pStyle w:val="ECONORMAL"/>
              <w:spacing w:line="276" w:lineRule="auto"/>
              <w:rPr>
                <w:rFonts w:eastAsia="Times New Roman"/>
                <w:b w:val="0"/>
              </w:rPr>
            </w:pPr>
          </w:p>
        </w:tc>
        <w:tc>
          <w:tcPr>
            <w:tcW w:w="3522" w:type="pct"/>
            <w:tcBorders>
              <w:top w:val="none" w:sz="0" w:space="0" w:color="auto"/>
              <w:bottom w:val="none" w:sz="0" w:space="0" w:color="auto"/>
            </w:tcBorders>
          </w:tcPr>
          <w:p w14:paraId="55E0796F" w14:textId="77777777" w:rsidR="001249A0" w:rsidRPr="0017266F" w:rsidRDefault="001249A0" w:rsidP="001249A0">
            <w:pPr>
              <w:pStyle w:val="ECONORMAL"/>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sidRPr="0017266F">
              <w:rPr>
                <w:rFonts w:eastAsia="Times New Roman"/>
                <w:b/>
                <w:color w:val="auto"/>
              </w:rPr>
              <w:t>RESIDUOS SÓLIDOS GENERADOS (compras y almacén)</w:t>
            </w:r>
          </w:p>
        </w:tc>
      </w:tr>
      <w:tr w:rsidR="001249A0" w:rsidRPr="0017266F" w14:paraId="796BEBA1" w14:textId="77777777" w:rsidTr="004C2CED">
        <w:trPr>
          <w:trHeight w:val="840"/>
        </w:trPr>
        <w:tc>
          <w:tcPr>
            <w:cnfStyle w:val="001000000000" w:firstRow="0" w:lastRow="0" w:firstColumn="1" w:lastColumn="0" w:oddVBand="0" w:evenVBand="0" w:oddHBand="0" w:evenHBand="0" w:firstRowFirstColumn="0" w:firstRowLastColumn="0" w:lastRowFirstColumn="0" w:lastRowLastColumn="0"/>
            <w:tcW w:w="1478" w:type="pct"/>
            <w:vMerge/>
            <w:tcBorders>
              <w:right w:val="none" w:sz="0" w:space="0" w:color="auto"/>
            </w:tcBorders>
            <w:hideMark/>
          </w:tcPr>
          <w:p w14:paraId="46E13A99" w14:textId="77777777" w:rsidR="001249A0" w:rsidRPr="0017266F" w:rsidRDefault="001249A0" w:rsidP="001249A0">
            <w:pPr>
              <w:pStyle w:val="ECONORMAL"/>
              <w:spacing w:line="276" w:lineRule="auto"/>
              <w:rPr>
                <w:rFonts w:eastAsia="Times New Roman"/>
                <w:b w:val="0"/>
              </w:rPr>
            </w:pPr>
          </w:p>
        </w:tc>
        <w:tc>
          <w:tcPr>
            <w:tcW w:w="3522" w:type="pct"/>
            <w:hideMark/>
          </w:tcPr>
          <w:p w14:paraId="4991CCD5" w14:textId="77777777" w:rsidR="001249A0" w:rsidRPr="0017266F" w:rsidRDefault="001249A0" w:rsidP="001249A0">
            <w:pPr>
              <w:pStyle w:val="ECONORMAL"/>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sidRPr="0017266F">
              <w:rPr>
                <w:rFonts w:eastAsia="Times New Roman"/>
              </w:rPr>
              <w:t xml:space="preserve">Residuos ordinarios (cáscara de alimentos -servilletas- empaques de comida- vasos desechables, Mezcladores, cubiertos desechables, </w:t>
            </w:r>
            <w:proofErr w:type="spellStart"/>
            <w:r w:rsidRPr="0017266F">
              <w:rPr>
                <w:rFonts w:eastAsia="Times New Roman"/>
              </w:rPr>
              <w:t>stick</w:t>
            </w:r>
            <w:proofErr w:type="spellEnd"/>
            <w:r w:rsidRPr="0017266F">
              <w:rPr>
                <w:rFonts w:eastAsia="Times New Roman"/>
              </w:rPr>
              <w:t xml:space="preserve"> de azúcar, vaso de losa misceláneos (baños)).</w:t>
            </w:r>
          </w:p>
        </w:tc>
      </w:tr>
      <w:tr w:rsidR="001249A0" w:rsidRPr="0017266F" w14:paraId="08D6CDC1" w14:textId="77777777" w:rsidTr="004C2CED">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78" w:type="pct"/>
            <w:vMerge/>
            <w:tcBorders>
              <w:top w:val="none" w:sz="0" w:space="0" w:color="auto"/>
              <w:bottom w:val="none" w:sz="0" w:space="0" w:color="auto"/>
              <w:right w:val="none" w:sz="0" w:space="0" w:color="auto"/>
            </w:tcBorders>
            <w:hideMark/>
          </w:tcPr>
          <w:p w14:paraId="3C3B810A" w14:textId="77777777" w:rsidR="001249A0" w:rsidRPr="0017266F" w:rsidRDefault="001249A0" w:rsidP="001249A0">
            <w:pPr>
              <w:pStyle w:val="ECONORMAL"/>
              <w:spacing w:line="276" w:lineRule="auto"/>
              <w:rPr>
                <w:rFonts w:eastAsia="Times New Roman"/>
                <w:b w:val="0"/>
              </w:rPr>
            </w:pPr>
          </w:p>
        </w:tc>
        <w:tc>
          <w:tcPr>
            <w:tcW w:w="3522" w:type="pct"/>
            <w:tcBorders>
              <w:top w:val="none" w:sz="0" w:space="0" w:color="auto"/>
              <w:bottom w:val="none" w:sz="0" w:space="0" w:color="auto"/>
            </w:tcBorders>
            <w:hideMark/>
          </w:tcPr>
          <w:p w14:paraId="51D238B8" w14:textId="77777777" w:rsidR="001249A0" w:rsidRPr="0017266F" w:rsidRDefault="001249A0" w:rsidP="001249A0">
            <w:pPr>
              <w:pStyle w:val="ECONORMAL"/>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sidRPr="0017266F">
              <w:rPr>
                <w:rFonts w:eastAsia="Times New Roman"/>
              </w:rPr>
              <w:t>Lapiceros en desuso.</w:t>
            </w:r>
          </w:p>
        </w:tc>
      </w:tr>
      <w:tr w:rsidR="001249A0" w:rsidRPr="0017266F" w14:paraId="2B56B38E" w14:textId="77777777" w:rsidTr="004C2CED">
        <w:trPr>
          <w:trHeight w:val="216"/>
        </w:trPr>
        <w:tc>
          <w:tcPr>
            <w:cnfStyle w:val="001000000000" w:firstRow="0" w:lastRow="0" w:firstColumn="1" w:lastColumn="0" w:oddVBand="0" w:evenVBand="0" w:oddHBand="0" w:evenHBand="0" w:firstRowFirstColumn="0" w:firstRowLastColumn="0" w:lastRowFirstColumn="0" w:lastRowLastColumn="0"/>
            <w:tcW w:w="1478" w:type="pct"/>
            <w:vMerge/>
            <w:tcBorders>
              <w:right w:val="none" w:sz="0" w:space="0" w:color="auto"/>
            </w:tcBorders>
          </w:tcPr>
          <w:p w14:paraId="33A00F99" w14:textId="77777777" w:rsidR="001249A0" w:rsidRPr="0017266F" w:rsidRDefault="001249A0" w:rsidP="001249A0">
            <w:pPr>
              <w:pStyle w:val="ECONORMAL"/>
              <w:spacing w:line="276" w:lineRule="auto"/>
              <w:rPr>
                <w:rFonts w:eastAsia="Times New Roman"/>
                <w:b w:val="0"/>
              </w:rPr>
            </w:pPr>
          </w:p>
        </w:tc>
        <w:tc>
          <w:tcPr>
            <w:tcW w:w="3522" w:type="pct"/>
          </w:tcPr>
          <w:p w14:paraId="1E833A0C" w14:textId="77777777" w:rsidR="001249A0" w:rsidRPr="0017266F" w:rsidRDefault="001249A0" w:rsidP="001249A0">
            <w:pPr>
              <w:pStyle w:val="ECONORMAL"/>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sidRPr="0017266F">
              <w:rPr>
                <w:rFonts w:eastAsia="Times New Roman"/>
              </w:rPr>
              <w:t>Tóner – computador – periféricos.</w:t>
            </w:r>
          </w:p>
        </w:tc>
      </w:tr>
      <w:tr w:rsidR="001249A0" w:rsidRPr="0017266F" w14:paraId="58544006" w14:textId="77777777" w:rsidTr="004C2CED">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78" w:type="pct"/>
            <w:vMerge/>
            <w:tcBorders>
              <w:top w:val="none" w:sz="0" w:space="0" w:color="auto"/>
              <w:bottom w:val="none" w:sz="0" w:space="0" w:color="auto"/>
              <w:right w:val="none" w:sz="0" w:space="0" w:color="auto"/>
            </w:tcBorders>
          </w:tcPr>
          <w:p w14:paraId="38331638" w14:textId="77777777" w:rsidR="001249A0" w:rsidRPr="0017266F" w:rsidRDefault="001249A0" w:rsidP="001249A0">
            <w:pPr>
              <w:pStyle w:val="ECONORMAL"/>
              <w:spacing w:line="276" w:lineRule="auto"/>
              <w:rPr>
                <w:rFonts w:eastAsia="Times New Roman"/>
                <w:b w:val="0"/>
              </w:rPr>
            </w:pPr>
          </w:p>
        </w:tc>
        <w:tc>
          <w:tcPr>
            <w:tcW w:w="3522" w:type="pct"/>
            <w:tcBorders>
              <w:top w:val="none" w:sz="0" w:space="0" w:color="auto"/>
              <w:bottom w:val="none" w:sz="0" w:space="0" w:color="auto"/>
            </w:tcBorders>
          </w:tcPr>
          <w:p w14:paraId="1AE82EB3" w14:textId="77777777" w:rsidR="001249A0" w:rsidRPr="0017266F" w:rsidRDefault="001249A0" w:rsidP="001249A0">
            <w:pPr>
              <w:pStyle w:val="ECONORMAL"/>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sidRPr="0017266F">
              <w:rPr>
                <w:rFonts w:eastAsia="Times New Roman"/>
              </w:rPr>
              <w:t>Cajas de cartón.</w:t>
            </w:r>
          </w:p>
        </w:tc>
      </w:tr>
      <w:tr w:rsidR="001249A0" w:rsidRPr="0017266F" w14:paraId="646CEBA6" w14:textId="77777777" w:rsidTr="004C2CED">
        <w:trPr>
          <w:trHeight w:val="356"/>
        </w:trPr>
        <w:tc>
          <w:tcPr>
            <w:cnfStyle w:val="001000000000" w:firstRow="0" w:lastRow="0" w:firstColumn="1" w:lastColumn="0" w:oddVBand="0" w:evenVBand="0" w:oddHBand="0" w:evenHBand="0" w:firstRowFirstColumn="0" w:firstRowLastColumn="0" w:lastRowFirstColumn="0" w:lastRowLastColumn="0"/>
            <w:tcW w:w="1478" w:type="pct"/>
            <w:vMerge/>
            <w:tcBorders>
              <w:right w:val="none" w:sz="0" w:space="0" w:color="auto"/>
            </w:tcBorders>
          </w:tcPr>
          <w:p w14:paraId="33290C75" w14:textId="77777777" w:rsidR="001249A0" w:rsidRPr="0017266F" w:rsidRDefault="001249A0" w:rsidP="001249A0">
            <w:pPr>
              <w:pStyle w:val="ECONORMAL"/>
              <w:spacing w:line="276" w:lineRule="auto"/>
              <w:rPr>
                <w:rFonts w:eastAsia="Times New Roman"/>
                <w:b w:val="0"/>
              </w:rPr>
            </w:pPr>
          </w:p>
        </w:tc>
        <w:tc>
          <w:tcPr>
            <w:tcW w:w="3522" w:type="pct"/>
          </w:tcPr>
          <w:p w14:paraId="48CFBC05" w14:textId="77777777" w:rsidR="001249A0" w:rsidRPr="0017266F" w:rsidRDefault="001249A0" w:rsidP="001249A0">
            <w:pPr>
              <w:pStyle w:val="ECONORMAL"/>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sidRPr="0017266F">
              <w:rPr>
                <w:rFonts w:eastAsia="Times New Roman"/>
              </w:rPr>
              <w:t>Plástico de embalaje.</w:t>
            </w:r>
          </w:p>
        </w:tc>
      </w:tr>
      <w:tr w:rsidR="001249A0" w:rsidRPr="0017266F" w14:paraId="110A081B" w14:textId="77777777" w:rsidTr="004C2CED">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78" w:type="pct"/>
            <w:vMerge/>
            <w:tcBorders>
              <w:top w:val="none" w:sz="0" w:space="0" w:color="auto"/>
              <w:bottom w:val="none" w:sz="0" w:space="0" w:color="auto"/>
              <w:right w:val="none" w:sz="0" w:space="0" w:color="auto"/>
            </w:tcBorders>
          </w:tcPr>
          <w:p w14:paraId="4199255B" w14:textId="77777777" w:rsidR="001249A0" w:rsidRPr="0017266F" w:rsidRDefault="001249A0" w:rsidP="001249A0">
            <w:pPr>
              <w:pStyle w:val="ECONORMAL"/>
              <w:spacing w:line="276" w:lineRule="auto"/>
              <w:rPr>
                <w:rFonts w:eastAsia="Times New Roman"/>
                <w:b w:val="0"/>
              </w:rPr>
            </w:pPr>
          </w:p>
        </w:tc>
        <w:tc>
          <w:tcPr>
            <w:tcW w:w="3522" w:type="pct"/>
            <w:tcBorders>
              <w:top w:val="none" w:sz="0" w:space="0" w:color="auto"/>
              <w:bottom w:val="none" w:sz="0" w:space="0" w:color="auto"/>
            </w:tcBorders>
          </w:tcPr>
          <w:p w14:paraId="2B3AFD09" w14:textId="77777777" w:rsidR="001249A0" w:rsidRPr="0017266F" w:rsidRDefault="001249A0" w:rsidP="001249A0">
            <w:pPr>
              <w:pStyle w:val="ECONORMAL"/>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proofErr w:type="spellStart"/>
            <w:r w:rsidRPr="0017266F">
              <w:rPr>
                <w:rFonts w:eastAsia="Times New Roman"/>
              </w:rPr>
              <w:t>Icopor</w:t>
            </w:r>
            <w:proofErr w:type="spellEnd"/>
            <w:r w:rsidRPr="0017266F">
              <w:rPr>
                <w:rFonts w:eastAsia="Times New Roman"/>
              </w:rPr>
              <w:t xml:space="preserve"> de embalaje.</w:t>
            </w:r>
          </w:p>
        </w:tc>
      </w:tr>
      <w:tr w:rsidR="001249A0" w:rsidRPr="0017266F" w14:paraId="1BD20203" w14:textId="77777777" w:rsidTr="004C2CED">
        <w:trPr>
          <w:trHeight w:val="216"/>
        </w:trPr>
        <w:tc>
          <w:tcPr>
            <w:cnfStyle w:val="001000000000" w:firstRow="0" w:lastRow="0" w:firstColumn="1" w:lastColumn="0" w:oddVBand="0" w:evenVBand="0" w:oddHBand="0" w:evenHBand="0" w:firstRowFirstColumn="0" w:firstRowLastColumn="0" w:lastRowFirstColumn="0" w:lastRowLastColumn="0"/>
            <w:tcW w:w="1478" w:type="pct"/>
            <w:vMerge/>
            <w:tcBorders>
              <w:right w:val="none" w:sz="0" w:space="0" w:color="auto"/>
            </w:tcBorders>
          </w:tcPr>
          <w:p w14:paraId="48E5B260" w14:textId="77777777" w:rsidR="001249A0" w:rsidRPr="0017266F" w:rsidRDefault="001249A0" w:rsidP="001249A0">
            <w:pPr>
              <w:pStyle w:val="ECONORMAL"/>
              <w:spacing w:line="276" w:lineRule="auto"/>
              <w:rPr>
                <w:rFonts w:eastAsia="Times New Roman"/>
                <w:b w:val="0"/>
              </w:rPr>
            </w:pPr>
          </w:p>
        </w:tc>
        <w:tc>
          <w:tcPr>
            <w:tcW w:w="3522" w:type="pct"/>
          </w:tcPr>
          <w:p w14:paraId="2EF8DA0D" w14:textId="77777777" w:rsidR="001249A0" w:rsidRPr="0017266F" w:rsidRDefault="001249A0" w:rsidP="001249A0">
            <w:pPr>
              <w:pStyle w:val="ECONORMAL"/>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sidRPr="0017266F">
              <w:rPr>
                <w:rFonts w:eastAsia="Times New Roman"/>
              </w:rPr>
              <w:t>Bolsas plásticas.</w:t>
            </w:r>
          </w:p>
        </w:tc>
      </w:tr>
      <w:tr w:rsidR="001249A0" w:rsidRPr="0017266F" w14:paraId="188E1DBE" w14:textId="77777777" w:rsidTr="004C2CED">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78" w:type="pct"/>
            <w:vMerge/>
            <w:tcBorders>
              <w:top w:val="none" w:sz="0" w:space="0" w:color="auto"/>
              <w:bottom w:val="none" w:sz="0" w:space="0" w:color="auto"/>
              <w:right w:val="none" w:sz="0" w:space="0" w:color="auto"/>
            </w:tcBorders>
          </w:tcPr>
          <w:p w14:paraId="62A3E609" w14:textId="77777777" w:rsidR="001249A0" w:rsidRPr="0017266F" w:rsidRDefault="001249A0" w:rsidP="001249A0">
            <w:pPr>
              <w:pStyle w:val="ECONORMAL"/>
              <w:spacing w:line="276" w:lineRule="auto"/>
              <w:rPr>
                <w:rFonts w:eastAsia="Times New Roman"/>
                <w:b w:val="0"/>
              </w:rPr>
            </w:pPr>
          </w:p>
        </w:tc>
        <w:tc>
          <w:tcPr>
            <w:tcW w:w="3522" w:type="pct"/>
            <w:tcBorders>
              <w:top w:val="none" w:sz="0" w:space="0" w:color="auto"/>
              <w:bottom w:val="none" w:sz="0" w:space="0" w:color="auto"/>
            </w:tcBorders>
          </w:tcPr>
          <w:p w14:paraId="44BCC2E8" w14:textId="60972C81" w:rsidR="001249A0" w:rsidRPr="0017266F" w:rsidRDefault="001249A0" w:rsidP="001249A0">
            <w:pPr>
              <w:pStyle w:val="ECONORMAL"/>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sidRPr="0017266F">
              <w:rPr>
                <w:rFonts w:eastAsia="Times New Roman"/>
              </w:rPr>
              <w:t>Papel impreso – escrito reusado</w:t>
            </w:r>
            <w:r w:rsidR="00D71296">
              <w:rPr>
                <w:rFonts w:eastAsia="Times New Roman"/>
              </w:rPr>
              <w:t>, sobres de manila</w:t>
            </w:r>
          </w:p>
        </w:tc>
      </w:tr>
      <w:tr w:rsidR="001249A0" w:rsidRPr="0017266F" w14:paraId="20B46B6A" w14:textId="77777777" w:rsidTr="004C2CED">
        <w:trPr>
          <w:trHeight w:val="364"/>
        </w:trPr>
        <w:tc>
          <w:tcPr>
            <w:cnfStyle w:val="001000000000" w:firstRow="0" w:lastRow="0" w:firstColumn="1" w:lastColumn="0" w:oddVBand="0" w:evenVBand="0" w:oddHBand="0" w:evenHBand="0" w:firstRowFirstColumn="0" w:firstRowLastColumn="0" w:lastRowFirstColumn="0" w:lastRowLastColumn="0"/>
            <w:tcW w:w="1478" w:type="pct"/>
            <w:vMerge/>
            <w:tcBorders>
              <w:right w:val="none" w:sz="0" w:space="0" w:color="auto"/>
            </w:tcBorders>
            <w:hideMark/>
          </w:tcPr>
          <w:p w14:paraId="1F17C53D" w14:textId="77777777" w:rsidR="001249A0" w:rsidRPr="0017266F" w:rsidRDefault="001249A0" w:rsidP="001249A0">
            <w:pPr>
              <w:pStyle w:val="ECONORMAL"/>
              <w:spacing w:line="276" w:lineRule="auto"/>
              <w:rPr>
                <w:rFonts w:eastAsia="Times New Roman"/>
                <w:b w:val="0"/>
              </w:rPr>
            </w:pPr>
          </w:p>
        </w:tc>
        <w:tc>
          <w:tcPr>
            <w:tcW w:w="3522" w:type="pct"/>
            <w:hideMark/>
          </w:tcPr>
          <w:p w14:paraId="6DF66603" w14:textId="77777777" w:rsidR="001249A0" w:rsidRPr="0017266F" w:rsidRDefault="001249A0" w:rsidP="001249A0">
            <w:pPr>
              <w:pStyle w:val="ECONORMAL"/>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sidRPr="0017266F">
              <w:rPr>
                <w:rFonts w:eastAsia="Times New Roman"/>
              </w:rPr>
              <w:t xml:space="preserve">Clips - ganchos de grapadora, grapadora, </w:t>
            </w:r>
            <w:proofErr w:type="spellStart"/>
            <w:r w:rsidRPr="0017266F">
              <w:rPr>
                <w:rFonts w:eastAsia="Times New Roman"/>
              </w:rPr>
              <w:t>sacaganchos</w:t>
            </w:r>
            <w:proofErr w:type="spellEnd"/>
            <w:r w:rsidRPr="0017266F">
              <w:rPr>
                <w:rFonts w:eastAsia="Times New Roman"/>
              </w:rPr>
              <w:t>.</w:t>
            </w:r>
          </w:p>
        </w:tc>
      </w:tr>
      <w:tr w:rsidR="001249A0" w:rsidRPr="0017266F" w14:paraId="3EC248C0" w14:textId="77777777" w:rsidTr="004C2CED">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1478" w:type="pct"/>
            <w:vMerge/>
            <w:tcBorders>
              <w:top w:val="none" w:sz="0" w:space="0" w:color="auto"/>
              <w:bottom w:val="none" w:sz="0" w:space="0" w:color="auto"/>
              <w:right w:val="none" w:sz="0" w:space="0" w:color="auto"/>
            </w:tcBorders>
          </w:tcPr>
          <w:p w14:paraId="448991C2" w14:textId="77777777" w:rsidR="001249A0" w:rsidRPr="0017266F" w:rsidRDefault="001249A0" w:rsidP="001249A0">
            <w:pPr>
              <w:pStyle w:val="ECONORMAL"/>
              <w:spacing w:line="276" w:lineRule="auto"/>
              <w:rPr>
                <w:rFonts w:eastAsia="Times New Roman"/>
                <w:b w:val="0"/>
              </w:rPr>
            </w:pPr>
          </w:p>
        </w:tc>
        <w:tc>
          <w:tcPr>
            <w:tcW w:w="3522" w:type="pct"/>
            <w:tcBorders>
              <w:top w:val="none" w:sz="0" w:space="0" w:color="auto"/>
              <w:bottom w:val="none" w:sz="0" w:space="0" w:color="auto"/>
            </w:tcBorders>
          </w:tcPr>
          <w:p w14:paraId="6CA9878E" w14:textId="77777777" w:rsidR="001249A0" w:rsidRPr="004A0C9D" w:rsidRDefault="001249A0" w:rsidP="001249A0">
            <w:pPr>
              <w:pStyle w:val="ECONORMAL"/>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sidRPr="004A0C9D">
              <w:rPr>
                <w:rFonts w:eastAsia="Times New Roman"/>
              </w:rPr>
              <w:t>Residuos especiales: Escritorio, silla.</w:t>
            </w:r>
          </w:p>
        </w:tc>
      </w:tr>
      <w:tr w:rsidR="001249A0" w:rsidRPr="0017266F" w14:paraId="49791844" w14:textId="77777777" w:rsidTr="004C2CED">
        <w:trPr>
          <w:trHeight w:val="364"/>
        </w:trPr>
        <w:tc>
          <w:tcPr>
            <w:cnfStyle w:val="001000000000" w:firstRow="0" w:lastRow="0" w:firstColumn="1" w:lastColumn="0" w:oddVBand="0" w:evenVBand="0" w:oddHBand="0" w:evenHBand="0" w:firstRowFirstColumn="0" w:firstRowLastColumn="0" w:lastRowFirstColumn="0" w:lastRowLastColumn="0"/>
            <w:tcW w:w="1478" w:type="pct"/>
            <w:vMerge/>
            <w:tcBorders>
              <w:right w:val="none" w:sz="0" w:space="0" w:color="auto"/>
            </w:tcBorders>
          </w:tcPr>
          <w:p w14:paraId="3E6DB276" w14:textId="77777777" w:rsidR="001249A0" w:rsidRPr="0017266F" w:rsidRDefault="001249A0" w:rsidP="001249A0">
            <w:pPr>
              <w:pStyle w:val="ECONORMAL"/>
              <w:spacing w:line="276" w:lineRule="auto"/>
              <w:rPr>
                <w:rFonts w:eastAsia="Times New Roman"/>
                <w:b w:val="0"/>
              </w:rPr>
            </w:pPr>
          </w:p>
        </w:tc>
        <w:tc>
          <w:tcPr>
            <w:tcW w:w="3522" w:type="pct"/>
          </w:tcPr>
          <w:p w14:paraId="11642200" w14:textId="0902EA6F" w:rsidR="001249A0" w:rsidRPr="004A0C9D" w:rsidRDefault="004A0C9D" w:rsidP="001249A0">
            <w:pPr>
              <w:pStyle w:val="ECONORMAL"/>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sidRPr="004A0C9D">
              <w:rPr>
                <w:rFonts w:eastAsia="Times New Roman"/>
              </w:rPr>
              <w:t>Madera de embalaje</w:t>
            </w:r>
          </w:p>
        </w:tc>
      </w:tr>
      <w:tr w:rsidR="001249A0" w:rsidRPr="0017266F" w14:paraId="068CEC2F" w14:textId="77777777" w:rsidTr="004C2CED">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1478" w:type="pct"/>
            <w:vMerge/>
            <w:tcBorders>
              <w:top w:val="none" w:sz="0" w:space="0" w:color="auto"/>
              <w:bottom w:val="none" w:sz="0" w:space="0" w:color="auto"/>
              <w:right w:val="none" w:sz="0" w:space="0" w:color="auto"/>
            </w:tcBorders>
          </w:tcPr>
          <w:p w14:paraId="45A4C05F" w14:textId="77777777" w:rsidR="001249A0" w:rsidRPr="0017266F" w:rsidRDefault="001249A0" w:rsidP="001249A0">
            <w:pPr>
              <w:pStyle w:val="ECONORMAL"/>
              <w:spacing w:line="276" w:lineRule="auto"/>
              <w:rPr>
                <w:rFonts w:eastAsia="Times New Roman"/>
                <w:b w:val="0"/>
              </w:rPr>
            </w:pPr>
          </w:p>
        </w:tc>
        <w:tc>
          <w:tcPr>
            <w:tcW w:w="3522" w:type="pct"/>
            <w:tcBorders>
              <w:top w:val="none" w:sz="0" w:space="0" w:color="auto"/>
              <w:bottom w:val="none" w:sz="0" w:space="0" w:color="auto"/>
            </w:tcBorders>
          </w:tcPr>
          <w:p w14:paraId="5C74C3EB" w14:textId="4FE86849" w:rsidR="001249A0" w:rsidRPr="00D71296" w:rsidRDefault="001249A0" w:rsidP="001249A0">
            <w:pPr>
              <w:pStyle w:val="ECONORMAL"/>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sidRPr="00D71296">
              <w:rPr>
                <w:rFonts w:eastAsia="Times New Roman"/>
              </w:rPr>
              <w:t>Cinta de señalización, guantes de nitrilo, guantes de vaqueta</w:t>
            </w:r>
          </w:p>
        </w:tc>
      </w:tr>
      <w:tr w:rsidR="001249A0" w:rsidRPr="0017266F" w14:paraId="27A68F67" w14:textId="77777777" w:rsidTr="00D71296">
        <w:trPr>
          <w:trHeight w:val="405"/>
        </w:trPr>
        <w:tc>
          <w:tcPr>
            <w:cnfStyle w:val="001000000000" w:firstRow="0" w:lastRow="0" w:firstColumn="1" w:lastColumn="0" w:oddVBand="0" w:evenVBand="0" w:oddHBand="0" w:evenHBand="0" w:firstRowFirstColumn="0" w:firstRowLastColumn="0" w:lastRowFirstColumn="0" w:lastRowLastColumn="0"/>
            <w:tcW w:w="1478" w:type="pct"/>
            <w:vMerge/>
            <w:tcBorders>
              <w:right w:val="none" w:sz="0" w:space="0" w:color="auto"/>
            </w:tcBorders>
          </w:tcPr>
          <w:p w14:paraId="674D8A6F" w14:textId="77777777" w:rsidR="001249A0" w:rsidRPr="0017266F" w:rsidRDefault="001249A0" w:rsidP="001249A0">
            <w:pPr>
              <w:pStyle w:val="ECONORMAL"/>
              <w:spacing w:line="276" w:lineRule="auto"/>
              <w:rPr>
                <w:rFonts w:eastAsia="Times New Roman"/>
                <w:b w:val="0"/>
              </w:rPr>
            </w:pPr>
          </w:p>
        </w:tc>
        <w:tc>
          <w:tcPr>
            <w:tcW w:w="3522" w:type="pct"/>
          </w:tcPr>
          <w:p w14:paraId="24C4A97B" w14:textId="02478F64" w:rsidR="001249A0" w:rsidRPr="00D71296" w:rsidRDefault="00D71296" w:rsidP="001249A0">
            <w:pPr>
              <w:pStyle w:val="ECONORMAL"/>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sidRPr="00D71296">
              <w:rPr>
                <w:rFonts w:eastAsia="Times New Roman"/>
              </w:rPr>
              <w:t>Marcadores</w:t>
            </w:r>
          </w:p>
        </w:tc>
      </w:tr>
    </w:tbl>
    <w:p w14:paraId="36721332" w14:textId="498A4FB0" w:rsidR="002462F5" w:rsidRPr="0017266F" w:rsidRDefault="009A4EBC" w:rsidP="001249A0">
      <w:pPr>
        <w:pStyle w:val="ECONORMAL"/>
        <w:spacing w:line="276" w:lineRule="auto"/>
        <w:jc w:val="left"/>
        <w:rPr>
          <w:color w:val="auto"/>
          <w:sz w:val="24"/>
          <w:szCs w:val="24"/>
        </w:rPr>
      </w:pPr>
      <w:r w:rsidRPr="0017266F">
        <w:rPr>
          <w:rFonts w:eastAsia="Times New Roman"/>
          <w:noProof/>
        </w:rPr>
        <mc:AlternateContent>
          <mc:Choice Requires="wps">
            <w:drawing>
              <wp:anchor distT="0" distB="0" distL="114300" distR="114300" simplePos="0" relativeHeight="251687936" behindDoc="0" locked="0" layoutInCell="1" allowOverlap="1" wp14:anchorId="56E8345A" wp14:editId="63B3D994">
                <wp:simplePos x="0" y="0"/>
                <wp:positionH relativeFrom="column">
                  <wp:posOffset>1379220</wp:posOffset>
                </wp:positionH>
                <wp:positionV relativeFrom="paragraph">
                  <wp:posOffset>40005</wp:posOffset>
                </wp:positionV>
                <wp:extent cx="3369924" cy="256853"/>
                <wp:effectExtent l="0" t="0" r="2540" b="0"/>
                <wp:wrapNone/>
                <wp:docPr id="6" name="Cuadro de texto 6"/>
                <wp:cNvGraphicFramePr/>
                <a:graphic xmlns:a="http://schemas.openxmlformats.org/drawingml/2006/main">
                  <a:graphicData uri="http://schemas.microsoft.com/office/word/2010/wordprocessingShape">
                    <wps:wsp>
                      <wps:cNvSpPr txBox="1"/>
                      <wps:spPr>
                        <a:xfrm>
                          <a:off x="0" y="0"/>
                          <a:ext cx="3369924" cy="256853"/>
                        </a:xfrm>
                        <a:prstGeom prst="rect">
                          <a:avLst/>
                        </a:prstGeom>
                        <a:solidFill>
                          <a:schemeClr val="lt1"/>
                        </a:solidFill>
                        <a:ln w="6350">
                          <a:noFill/>
                        </a:ln>
                      </wps:spPr>
                      <wps:txbx>
                        <w:txbxContent>
                          <w:p w14:paraId="718CB75B" w14:textId="57B6F975" w:rsidR="00D944B4" w:rsidRPr="000E6783" w:rsidRDefault="00D944B4" w:rsidP="001249A0">
                            <w:pPr>
                              <w:pStyle w:val="ECONORMAL"/>
                              <w:spacing w:line="276" w:lineRule="auto"/>
                              <w:jc w:val="center"/>
                              <w:rPr>
                                <w:rFonts w:eastAsia="Times New Roman"/>
                                <w:sz w:val="20"/>
                                <w:szCs w:val="20"/>
                              </w:rPr>
                            </w:pPr>
                            <w:r w:rsidRPr="000E6783">
                              <w:rPr>
                                <w:rFonts w:eastAsia="Times New Roman"/>
                                <w:sz w:val="20"/>
                                <w:szCs w:val="20"/>
                              </w:rPr>
                              <w:t xml:space="preserve">Fuente: </w:t>
                            </w:r>
                            <w:r w:rsidRPr="00017023">
                              <w:rPr>
                                <w:rFonts w:eastAsia="Times New Roman"/>
                                <w:sz w:val="20"/>
                                <w:szCs w:val="20"/>
                              </w:rPr>
                              <w:t>INGENIERÍA Y SERVICIOS DE COLOMBIA D&amp;R SAS.</w:t>
                            </w:r>
                          </w:p>
                          <w:p w14:paraId="3E6302FD" w14:textId="77777777" w:rsidR="00D944B4" w:rsidRDefault="00D944B4" w:rsidP="001249A0">
                            <w:pPr>
                              <w:pStyle w:val="ECONORMAL"/>
                              <w:spacing w:line="276" w:lineRule="auto"/>
                              <w:rPr>
                                <w:sz w:val="24"/>
                                <w:szCs w:val="24"/>
                              </w:rPr>
                            </w:pPr>
                          </w:p>
                          <w:p w14:paraId="77767128" w14:textId="77777777" w:rsidR="00D944B4" w:rsidRDefault="00D944B4" w:rsidP="001249A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E8345A" id="Cuadro de texto 6" o:spid="_x0000_s1027" type="#_x0000_t202" style="position:absolute;margin-left:108.6pt;margin-top:3.15pt;width:265.35pt;height:20.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" fillcolor="white [3201]" stroked="f" strokeweight=".5pt">
                <v:textbox>
                  <w:txbxContent>
                    <w:p w14:paraId="718CB75B" w14:textId="57B6F975" w:rsidR="00D944B4" w:rsidRPr="000E6783" w:rsidRDefault="00D944B4" w:rsidP="001249A0">
                      <w:pPr>
                        <w:pStyle w:val="ECONORMAL"/>
                        <w:spacing w:line="276" w:lineRule="auto"/>
                        <w:jc w:val="center"/>
                        <w:rPr>
                          <w:rFonts w:eastAsia="Times New Roman"/>
                          <w:sz w:val="20"/>
                          <w:szCs w:val="20"/>
                        </w:rPr>
                      </w:pPr>
                      <w:r w:rsidRPr="000E6783">
                        <w:rPr>
                          <w:rFonts w:eastAsia="Times New Roman"/>
                          <w:sz w:val="20"/>
                          <w:szCs w:val="20"/>
                        </w:rPr>
                        <w:t xml:space="preserve">Fuente: </w:t>
                      </w:r>
                      <w:r w:rsidRPr="00017023">
                        <w:rPr>
                          <w:rFonts w:eastAsia="Times New Roman"/>
                          <w:sz w:val="20"/>
                          <w:szCs w:val="20"/>
                        </w:rPr>
                        <w:t>INGENIERÍA Y SERVICIOS DE COLOMBIA D&amp;R SAS.</w:t>
                      </w:r>
                    </w:p>
                    <w:p w14:paraId="3E6302FD" w14:textId="77777777" w:rsidR="00D944B4" w:rsidRDefault="00D944B4" w:rsidP="001249A0">
                      <w:pPr>
                        <w:pStyle w:val="ECONORMAL"/>
                        <w:spacing w:line="276" w:lineRule="auto"/>
                        <w:rPr>
                          <w:sz w:val="24"/>
                          <w:szCs w:val="24"/>
                        </w:rPr>
                      </w:pPr>
                    </w:p>
                    <w:p w14:paraId="77767128" w14:textId="77777777" w:rsidR="00D944B4" w:rsidRDefault="00D944B4" w:rsidP="001249A0"/>
                  </w:txbxContent>
                </v:textbox>
              </v:shape>
            </w:pict>
          </mc:Fallback>
        </mc:AlternateContent>
      </w:r>
    </w:p>
    <w:p w14:paraId="7551B7C0" w14:textId="77777777" w:rsidR="0007288D" w:rsidRPr="0017266F" w:rsidRDefault="0007288D" w:rsidP="001249A0">
      <w:pPr>
        <w:pStyle w:val="ECONORMAL"/>
        <w:spacing w:line="276" w:lineRule="auto"/>
        <w:jc w:val="left"/>
        <w:rPr>
          <w:color w:val="auto"/>
          <w:sz w:val="24"/>
          <w:szCs w:val="24"/>
        </w:rPr>
      </w:pPr>
    </w:p>
    <w:p w14:paraId="1E360D60" w14:textId="77777777" w:rsidR="001249A0" w:rsidRPr="0017266F" w:rsidRDefault="001249A0" w:rsidP="009A4EBC">
      <w:pPr>
        <w:pStyle w:val="ECONORMAL"/>
        <w:jc w:val="center"/>
        <w:rPr>
          <w:color w:val="auto"/>
          <w:sz w:val="24"/>
          <w:szCs w:val="24"/>
        </w:rPr>
      </w:pPr>
    </w:p>
    <w:p w14:paraId="4BAFD27B" w14:textId="04331AF9" w:rsidR="002462F5" w:rsidRPr="0017266F" w:rsidRDefault="00DB55FC" w:rsidP="009A4EBC">
      <w:pPr>
        <w:pStyle w:val="Descripcin"/>
        <w:jc w:val="center"/>
        <w:rPr>
          <w:rFonts w:ascii="Arial" w:hAnsi="Arial" w:cs="Arial"/>
          <w:color w:val="auto"/>
          <w:sz w:val="22"/>
          <w:szCs w:val="22"/>
        </w:rPr>
      </w:pPr>
      <w:bookmarkStart w:id="116" w:name="_Toc33597133"/>
      <w:bookmarkStart w:id="117" w:name="_Toc35960037"/>
      <w:r w:rsidRPr="0017266F">
        <w:rPr>
          <w:rFonts w:ascii="Arial" w:hAnsi="Arial" w:cs="Arial"/>
          <w:color w:val="auto"/>
          <w:sz w:val="22"/>
          <w:szCs w:val="22"/>
        </w:rPr>
        <w:t>Tabla</w:t>
      </w:r>
      <w:r w:rsidR="0079075E">
        <w:rPr>
          <w:rFonts w:ascii="Arial" w:hAnsi="Arial" w:cs="Arial"/>
          <w:color w:val="auto"/>
          <w:sz w:val="22"/>
          <w:szCs w:val="22"/>
        </w:rPr>
        <w:t xml:space="preserve"> 6</w:t>
      </w:r>
      <w:r w:rsidR="0007288D" w:rsidRPr="0017266F">
        <w:rPr>
          <w:rFonts w:ascii="Arial" w:hAnsi="Arial" w:cs="Arial"/>
          <w:color w:val="auto"/>
          <w:sz w:val="22"/>
          <w:szCs w:val="22"/>
        </w:rPr>
        <w:t>.</w:t>
      </w:r>
      <w:r w:rsidR="001249A0" w:rsidRPr="0017266F">
        <w:rPr>
          <w:rFonts w:ascii="Arial" w:hAnsi="Arial" w:cs="Arial"/>
          <w:color w:val="auto"/>
          <w:sz w:val="22"/>
          <w:szCs w:val="22"/>
        </w:rPr>
        <w:t xml:space="preserve"> Residuos </w:t>
      </w:r>
      <w:r w:rsidR="005B5909" w:rsidRPr="0017266F">
        <w:rPr>
          <w:rFonts w:ascii="Arial" w:hAnsi="Arial" w:cs="Arial"/>
          <w:color w:val="auto"/>
          <w:sz w:val="22"/>
          <w:szCs w:val="22"/>
        </w:rPr>
        <w:t>S</w:t>
      </w:r>
      <w:r w:rsidR="001249A0" w:rsidRPr="0017266F">
        <w:rPr>
          <w:rFonts w:ascii="Arial" w:hAnsi="Arial" w:cs="Arial"/>
          <w:color w:val="auto"/>
          <w:sz w:val="22"/>
          <w:szCs w:val="22"/>
        </w:rPr>
        <w:t xml:space="preserve">ólidos </w:t>
      </w:r>
      <w:r w:rsidR="005B5909" w:rsidRPr="0017266F">
        <w:rPr>
          <w:rFonts w:ascii="Arial" w:hAnsi="Arial" w:cs="Arial"/>
          <w:color w:val="auto"/>
          <w:sz w:val="22"/>
          <w:szCs w:val="22"/>
        </w:rPr>
        <w:t>G</w:t>
      </w:r>
      <w:r w:rsidR="001249A0" w:rsidRPr="0017266F">
        <w:rPr>
          <w:rFonts w:ascii="Arial" w:hAnsi="Arial" w:cs="Arial"/>
          <w:color w:val="auto"/>
          <w:sz w:val="22"/>
          <w:szCs w:val="22"/>
        </w:rPr>
        <w:t xml:space="preserve">enerados – </w:t>
      </w:r>
      <w:r w:rsidR="00D71296">
        <w:rPr>
          <w:rFonts w:ascii="Arial" w:hAnsi="Arial" w:cs="Arial"/>
          <w:color w:val="auto"/>
          <w:sz w:val="22"/>
          <w:szCs w:val="22"/>
        </w:rPr>
        <w:t>Proceso de</w:t>
      </w:r>
      <w:r w:rsidR="001249A0" w:rsidRPr="0017266F">
        <w:rPr>
          <w:rFonts w:ascii="Arial" w:hAnsi="Arial" w:cs="Arial"/>
          <w:color w:val="auto"/>
          <w:sz w:val="22"/>
          <w:szCs w:val="22"/>
        </w:rPr>
        <w:t xml:space="preserve"> Mantenimiento Operativo</w:t>
      </w:r>
      <w:bookmarkEnd w:id="116"/>
      <w:bookmarkEnd w:id="117"/>
    </w:p>
    <w:tbl>
      <w:tblPr>
        <w:tblStyle w:val="Tabladelista3-nfasis6"/>
        <w:tblW w:w="5000" w:type="pct"/>
        <w:tblLayout w:type="fixed"/>
        <w:tblLook w:val="04A0" w:firstRow="1" w:lastRow="0" w:firstColumn="1" w:lastColumn="0" w:noHBand="0" w:noVBand="1"/>
      </w:tblPr>
      <w:tblGrid>
        <w:gridCol w:w="2200"/>
        <w:gridCol w:w="6628"/>
      </w:tblGrid>
      <w:tr w:rsidR="001249A0" w:rsidRPr="0017266F" w14:paraId="64966A41" w14:textId="77777777" w:rsidTr="00D71296">
        <w:trPr>
          <w:cnfStyle w:val="100000000000" w:firstRow="1" w:lastRow="0" w:firstColumn="0" w:lastColumn="0" w:oddVBand="0" w:evenVBand="0" w:oddHBand="0" w:evenHBand="0" w:firstRowFirstColumn="0" w:firstRowLastColumn="0" w:lastRowFirstColumn="0" w:lastRowLastColumn="0"/>
          <w:trHeight w:val="342"/>
        </w:trPr>
        <w:tc>
          <w:tcPr>
            <w:cnfStyle w:val="001000000100" w:firstRow="0" w:lastRow="0" w:firstColumn="1" w:lastColumn="0" w:oddVBand="0" w:evenVBand="0" w:oddHBand="0" w:evenHBand="0" w:firstRowFirstColumn="1" w:firstRowLastColumn="0" w:lastRowFirstColumn="0" w:lastRowLastColumn="0"/>
            <w:tcW w:w="1246"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FE4B756" w14:textId="77777777" w:rsidR="001249A0" w:rsidRPr="0017266F" w:rsidRDefault="001249A0" w:rsidP="001249A0">
            <w:pPr>
              <w:pStyle w:val="ECONORMAL"/>
              <w:spacing w:line="276" w:lineRule="auto"/>
              <w:rPr>
                <w:rFonts w:eastAsia="Times New Roman"/>
                <w:bCs w:val="0"/>
                <w:color w:val="auto"/>
              </w:rPr>
            </w:pPr>
            <w:r w:rsidRPr="0017266F">
              <w:rPr>
                <w:rFonts w:eastAsia="Times New Roman"/>
                <w:bCs w:val="0"/>
                <w:color w:val="auto"/>
              </w:rPr>
              <w:t>PROCESO</w:t>
            </w:r>
          </w:p>
        </w:tc>
        <w:tc>
          <w:tcPr>
            <w:tcW w:w="3754"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45A3B02" w14:textId="77777777" w:rsidR="001249A0" w:rsidRPr="0017266F" w:rsidRDefault="001249A0" w:rsidP="001249A0">
            <w:pPr>
              <w:pStyle w:val="ECONORMAL"/>
              <w:spacing w:line="276" w:lineRule="auto"/>
              <w:jc w:val="center"/>
              <w:cnfStyle w:val="100000000000" w:firstRow="1" w:lastRow="0" w:firstColumn="0" w:lastColumn="0" w:oddVBand="0" w:evenVBand="0" w:oddHBand="0" w:evenHBand="0" w:firstRowFirstColumn="0" w:firstRowLastColumn="0" w:lastRowFirstColumn="0" w:lastRowLastColumn="0"/>
              <w:rPr>
                <w:rFonts w:eastAsia="Times New Roman"/>
                <w:bCs w:val="0"/>
                <w:color w:val="auto"/>
              </w:rPr>
            </w:pPr>
            <w:r w:rsidRPr="0017266F">
              <w:rPr>
                <w:rFonts w:eastAsia="Times New Roman"/>
                <w:bCs w:val="0"/>
                <w:color w:val="auto"/>
              </w:rPr>
              <w:t>RESIDUOS SÓLIDOS GENERADOS</w:t>
            </w:r>
          </w:p>
        </w:tc>
      </w:tr>
      <w:tr w:rsidR="001249A0" w:rsidRPr="0017266F" w14:paraId="6E081A54" w14:textId="77777777" w:rsidTr="00C62E85">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246" w:type="pct"/>
            <w:vMerge w:val="restart"/>
            <w:tcBorders>
              <w:top w:val="single" w:sz="4" w:space="0" w:color="auto"/>
              <w:right w:val="single" w:sz="4" w:space="0" w:color="auto"/>
            </w:tcBorders>
            <w:hideMark/>
          </w:tcPr>
          <w:p w14:paraId="79773818" w14:textId="77777777" w:rsidR="001249A0" w:rsidRPr="0017266F" w:rsidRDefault="001249A0" w:rsidP="001249A0">
            <w:pPr>
              <w:pStyle w:val="ECONORMAL"/>
              <w:spacing w:line="276" w:lineRule="auto"/>
              <w:jc w:val="center"/>
              <w:rPr>
                <w:rFonts w:eastAsia="Times New Roman"/>
                <w:bCs w:val="0"/>
              </w:rPr>
            </w:pPr>
          </w:p>
          <w:p w14:paraId="6DAFF3EA" w14:textId="77777777" w:rsidR="001249A0" w:rsidRPr="0017266F" w:rsidRDefault="001249A0" w:rsidP="001249A0">
            <w:pPr>
              <w:pStyle w:val="ECONORMAL"/>
              <w:spacing w:line="276" w:lineRule="auto"/>
              <w:jc w:val="center"/>
              <w:rPr>
                <w:rFonts w:eastAsia="Times New Roman"/>
                <w:bCs w:val="0"/>
              </w:rPr>
            </w:pPr>
          </w:p>
          <w:p w14:paraId="122D5A50" w14:textId="77777777" w:rsidR="001249A0" w:rsidRPr="0017266F" w:rsidRDefault="001249A0" w:rsidP="001249A0">
            <w:pPr>
              <w:pStyle w:val="ECONORMAL"/>
              <w:spacing w:line="276" w:lineRule="auto"/>
              <w:jc w:val="center"/>
              <w:rPr>
                <w:rFonts w:eastAsia="Times New Roman"/>
                <w:bCs w:val="0"/>
              </w:rPr>
            </w:pPr>
          </w:p>
          <w:p w14:paraId="70EE5DBD" w14:textId="77777777" w:rsidR="001249A0" w:rsidRPr="0017266F" w:rsidRDefault="001249A0" w:rsidP="001249A0">
            <w:pPr>
              <w:pStyle w:val="ECONORMAL"/>
              <w:spacing w:line="276" w:lineRule="auto"/>
              <w:jc w:val="center"/>
              <w:rPr>
                <w:rFonts w:eastAsia="Times New Roman"/>
                <w:bCs w:val="0"/>
              </w:rPr>
            </w:pPr>
          </w:p>
          <w:p w14:paraId="038F2216" w14:textId="77777777" w:rsidR="001249A0" w:rsidRPr="0017266F" w:rsidRDefault="001249A0" w:rsidP="001249A0">
            <w:pPr>
              <w:pStyle w:val="ECONORMAL"/>
              <w:spacing w:line="276" w:lineRule="auto"/>
              <w:jc w:val="center"/>
              <w:rPr>
                <w:rFonts w:eastAsia="Times New Roman"/>
                <w:bCs w:val="0"/>
              </w:rPr>
            </w:pPr>
          </w:p>
          <w:p w14:paraId="251B5460" w14:textId="77777777" w:rsidR="001249A0" w:rsidRPr="0017266F" w:rsidRDefault="001249A0" w:rsidP="001249A0">
            <w:pPr>
              <w:pStyle w:val="ECONORMAL"/>
              <w:spacing w:line="276" w:lineRule="auto"/>
              <w:jc w:val="center"/>
              <w:rPr>
                <w:rFonts w:eastAsia="Times New Roman"/>
                <w:bCs w:val="0"/>
              </w:rPr>
            </w:pPr>
          </w:p>
          <w:p w14:paraId="2480AB10" w14:textId="77777777" w:rsidR="001249A0" w:rsidRPr="0017266F" w:rsidRDefault="001249A0" w:rsidP="001249A0">
            <w:pPr>
              <w:pStyle w:val="ECONORMAL"/>
              <w:spacing w:line="276" w:lineRule="auto"/>
              <w:jc w:val="center"/>
              <w:rPr>
                <w:rFonts w:eastAsia="Times New Roman"/>
                <w:bCs w:val="0"/>
              </w:rPr>
            </w:pPr>
          </w:p>
          <w:p w14:paraId="772F4386" w14:textId="77777777" w:rsidR="001249A0" w:rsidRPr="0017266F" w:rsidRDefault="001249A0" w:rsidP="001249A0">
            <w:pPr>
              <w:pStyle w:val="ECONORMAL"/>
              <w:spacing w:line="276" w:lineRule="auto"/>
              <w:jc w:val="center"/>
              <w:rPr>
                <w:rFonts w:eastAsia="Times New Roman"/>
                <w:bCs w:val="0"/>
              </w:rPr>
            </w:pPr>
          </w:p>
          <w:p w14:paraId="6B3E6D27" w14:textId="77777777" w:rsidR="001249A0" w:rsidRPr="0017266F" w:rsidRDefault="001249A0" w:rsidP="001249A0">
            <w:pPr>
              <w:pStyle w:val="ECONORMAL"/>
              <w:spacing w:line="276" w:lineRule="auto"/>
              <w:jc w:val="center"/>
              <w:rPr>
                <w:rFonts w:eastAsia="Times New Roman"/>
                <w:bCs w:val="0"/>
              </w:rPr>
            </w:pPr>
          </w:p>
          <w:p w14:paraId="54EE6C93" w14:textId="7C1178DC" w:rsidR="001249A0" w:rsidRPr="0017266F" w:rsidRDefault="00CD73D0" w:rsidP="001249A0">
            <w:pPr>
              <w:pStyle w:val="ECONORMAL"/>
              <w:spacing w:line="276" w:lineRule="auto"/>
              <w:jc w:val="center"/>
              <w:rPr>
                <w:rFonts w:eastAsia="Times New Roman"/>
                <w:bCs w:val="0"/>
              </w:rPr>
            </w:pPr>
            <w:r>
              <w:rPr>
                <w:rFonts w:eastAsia="Times New Roman"/>
                <w:bCs w:val="0"/>
              </w:rPr>
              <w:t>PROC</w:t>
            </w:r>
            <w:r w:rsidR="00D71296">
              <w:rPr>
                <w:rFonts w:eastAsia="Times New Roman"/>
                <w:bCs w:val="0"/>
              </w:rPr>
              <w:t xml:space="preserve">ESO </w:t>
            </w:r>
            <w:r w:rsidR="001249A0" w:rsidRPr="0017266F">
              <w:rPr>
                <w:rFonts w:eastAsia="Times New Roman"/>
                <w:bCs w:val="0"/>
              </w:rPr>
              <w:t xml:space="preserve">MANTENIMIENTO </w:t>
            </w:r>
            <w:r w:rsidR="001249A0" w:rsidRPr="0017266F">
              <w:rPr>
                <w:rFonts w:eastAsia="Times New Roman"/>
                <w:bCs w:val="0"/>
              </w:rPr>
              <w:lastRenderedPageBreak/>
              <w:t>OPERATIVO</w:t>
            </w:r>
          </w:p>
        </w:tc>
        <w:tc>
          <w:tcPr>
            <w:tcW w:w="3754" w:type="pct"/>
            <w:tcBorders>
              <w:top w:val="single" w:sz="4" w:space="0" w:color="auto"/>
              <w:left w:val="single" w:sz="4" w:space="0" w:color="auto"/>
              <w:bottom w:val="single" w:sz="4" w:space="0" w:color="auto"/>
              <w:right w:val="single" w:sz="4" w:space="0" w:color="auto"/>
            </w:tcBorders>
          </w:tcPr>
          <w:p w14:paraId="59C82389" w14:textId="77777777" w:rsidR="001249A0" w:rsidRPr="0017266F" w:rsidRDefault="001249A0" w:rsidP="001249A0">
            <w:pPr>
              <w:pStyle w:val="ECONORMAL"/>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sidRPr="0017266F">
              <w:rPr>
                <w:rFonts w:eastAsia="Times New Roman"/>
                <w:b/>
                <w:color w:val="auto"/>
              </w:rPr>
              <w:lastRenderedPageBreak/>
              <w:t>RESIDUOS SÓLIDOS GENERADOS (Oficina)</w:t>
            </w:r>
          </w:p>
        </w:tc>
      </w:tr>
      <w:tr w:rsidR="001249A0" w:rsidRPr="0017266F" w14:paraId="3401AB2F" w14:textId="77777777" w:rsidTr="00C62E85">
        <w:trPr>
          <w:trHeight w:val="342"/>
        </w:trPr>
        <w:tc>
          <w:tcPr>
            <w:cnfStyle w:val="001000000000" w:firstRow="0" w:lastRow="0" w:firstColumn="1" w:lastColumn="0" w:oddVBand="0" w:evenVBand="0" w:oddHBand="0" w:evenHBand="0" w:firstRowFirstColumn="0" w:firstRowLastColumn="0" w:lastRowFirstColumn="0" w:lastRowLastColumn="0"/>
            <w:tcW w:w="1246" w:type="pct"/>
            <w:vMerge/>
            <w:tcBorders>
              <w:right w:val="single" w:sz="4" w:space="0" w:color="auto"/>
            </w:tcBorders>
          </w:tcPr>
          <w:p w14:paraId="47E7075E" w14:textId="77777777" w:rsidR="001249A0" w:rsidRPr="0017266F" w:rsidRDefault="001249A0" w:rsidP="001249A0">
            <w:pPr>
              <w:pStyle w:val="ECONORMAL"/>
              <w:spacing w:line="276" w:lineRule="auto"/>
              <w:jc w:val="center"/>
              <w:rPr>
                <w:rFonts w:eastAsia="Times New Roman"/>
                <w:bCs w:val="0"/>
              </w:rPr>
            </w:pPr>
          </w:p>
        </w:tc>
        <w:tc>
          <w:tcPr>
            <w:tcW w:w="3754" w:type="pct"/>
            <w:tcBorders>
              <w:top w:val="single" w:sz="4" w:space="0" w:color="auto"/>
              <w:left w:val="single" w:sz="4" w:space="0" w:color="auto"/>
              <w:bottom w:val="single" w:sz="4" w:space="0" w:color="auto"/>
              <w:right w:val="single" w:sz="4" w:space="0" w:color="auto"/>
            </w:tcBorders>
          </w:tcPr>
          <w:p w14:paraId="05128EEC" w14:textId="77777777" w:rsidR="001249A0" w:rsidRPr="0017266F" w:rsidRDefault="001249A0" w:rsidP="001249A0">
            <w:pPr>
              <w:pStyle w:val="ECONORMAL"/>
              <w:spacing w:line="276" w:lineRule="auto"/>
              <w:cnfStyle w:val="000000000000" w:firstRow="0" w:lastRow="0" w:firstColumn="0" w:lastColumn="0" w:oddVBand="0" w:evenVBand="0" w:oddHBand="0" w:evenHBand="0" w:firstRowFirstColumn="0" w:firstRowLastColumn="0" w:lastRowFirstColumn="0" w:lastRowLastColumn="0"/>
              <w:rPr>
                <w:rFonts w:eastAsia="Times New Roman"/>
                <w:b/>
                <w:color w:val="auto"/>
              </w:rPr>
            </w:pPr>
            <w:r w:rsidRPr="0017266F">
              <w:rPr>
                <w:rFonts w:eastAsia="Times New Roman"/>
              </w:rPr>
              <w:t>Lapiceros en desuso.</w:t>
            </w:r>
          </w:p>
        </w:tc>
      </w:tr>
      <w:tr w:rsidR="001249A0" w:rsidRPr="0017266F" w14:paraId="2D264A67" w14:textId="77777777" w:rsidTr="00C62E85">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246" w:type="pct"/>
            <w:vMerge/>
            <w:tcBorders>
              <w:right w:val="single" w:sz="4" w:space="0" w:color="auto"/>
            </w:tcBorders>
          </w:tcPr>
          <w:p w14:paraId="3F10ED6F" w14:textId="77777777" w:rsidR="001249A0" w:rsidRPr="0017266F" w:rsidRDefault="001249A0" w:rsidP="001249A0">
            <w:pPr>
              <w:pStyle w:val="ECONORMAL"/>
              <w:spacing w:line="276" w:lineRule="auto"/>
              <w:jc w:val="center"/>
              <w:rPr>
                <w:rFonts w:eastAsia="Times New Roman"/>
                <w:bCs w:val="0"/>
              </w:rPr>
            </w:pPr>
          </w:p>
        </w:tc>
        <w:tc>
          <w:tcPr>
            <w:tcW w:w="3754" w:type="pct"/>
            <w:tcBorders>
              <w:top w:val="single" w:sz="4" w:space="0" w:color="auto"/>
              <w:left w:val="single" w:sz="4" w:space="0" w:color="auto"/>
              <w:bottom w:val="single" w:sz="4" w:space="0" w:color="auto"/>
              <w:right w:val="single" w:sz="4" w:space="0" w:color="auto"/>
            </w:tcBorders>
          </w:tcPr>
          <w:p w14:paraId="0771A07B" w14:textId="77777777" w:rsidR="001249A0" w:rsidRPr="0017266F" w:rsidRDefault="001249A0" w:rsidP="001249A0">
            <w:pPr>
              <w:pStyle w:val="ECONORMAL"/>
              <w:spacing w:line="276" w:lineRule="auto"/>
              <w:cnfStyle w:val="000000100000" w:firstRow="0" w:lastRow="0" w:firstColumn="0" w:lastColumn="0" w:oddVBand="0" w:evenVBand="0" w:oddHBand="1" w:evenHBand="0" w:firstRowFirstColumn="0" w:firstRowLastColumn="0" w:lastRowFirstColumn="0" w:lastRowLastColumn="0"/>
              <w:rPr>
                <w:rFonts w:eastAsia="Times New Roman"/>
                <w:b/>
                <w:color w:val="auto"/>
              </w:rPr>
            </w:pPr>
            <w:r w:rsidRPr="0017266F">
              <w:rPr>
                <w:rFonts w:eastAsia="Times New Roman"/>
              </w:rPr>
              <w:t>Tóner, computador, periféricos.</w:t>
            </w:r>
          </w:p>
        </w:tc>
      </w:tr>
      <w:tr w:rsidR="001249A0" w:rsidRPr="0017266F" w14:paraId="7A3204B4" w14:textId="77777777" w:rsidTr="00C62E85">
        <w:trPr>
          <w:trHeight w:val="342"/>
        </w:trPr>
        <w:tc>
          <w:tcPr>
            <w:cnfStyle w:val="001000000000" w:firstRow="0" w:lastRow="0" w:firstColumn="1" w:lastColumn="0" w:oddVBand="0" w:evenVBand="0" w:oddHBand="0" w:evenHBand="0" w:firstRowFirstColumn="0" w:firstRowLastColumn="0" w:lastRowFirstColumn="0" w:lastRowLastColumn="0"/>
            <w:tcW w:w="1246" w:type="pct"/>
            <w:vMerge/>
            <w:tcBorders>
              <w:right w:val="single" w:sz="4" w:space="0" w:color="auto"/>
            </w:tcBorders>
          </w:tcPr>
          <w:p w14:paraId="31012257" w14:textId="77777777" w:rsidR="001249A0" w:rsidRPr="0017266F" w:rsidRDefault="001249A0" w:rsidP="001249A0">
            <w:pPr>
              <w:pStyle w:val="ECONORMAL"/>
              <w:spacing w:line="276" w:lineRule="auto"/>
              <w:jc w:val="center"/>
              <w:rPr>
                <w:rFonts w:eastAsia="Times New Roman"/>
                <w:bCs w:val="0"/>
              </w:rPr>
            </w:pPr>
          </w:p>
        </w:tc>
        <w:tc>
          <w:tcPr>
            <w:tcW w:w="3754" w:type="pct"/>
            <w:tcBorders>
              <w:top w:val="single" w:sz="4" w:space="0" w:color="auto"/>
              <w:left w:val="single" w:sz="4" w:space="0" w:color="auto"/>
              <w:bottom w:val="single" w:sz="4" w:space="0" w:color="auto"/>
              <w:right w:val="single" w:sz="4" w:space="0" w:color="auto"/>
            </w:tcBorders>
          </w:tcPr>
          <w:p w14:paraId="138F440B" w14:textId="77777777" w:rsidR="001249A0" w:rsidRPr="0017266F" w:rsidRDefault="001249A0" w:rsidP="001249A0">
            <w:pPr>
              <w:pStyle w:val="ECONORMAL"/>
              <w:spacing w:line="276" w:lineRule="auto"/>
              <w:cnfStyle w:val="000000000000" w:firstRow="0" w:lastRow="0" w:firstColumn="0" w:lastColumn="0" w:oddVBand="0" w:evenVBand="0" w:oddHBand="0" w:evenHBand="0" w:firstRowFirstColumn="0" w:firstRowLastColumn="0" w:lastRowFirstColumn="0" w:lastRowLastColumn="0"/>
              <w:rPr>
                <w:rFonts w:eastAsia="Times New Roman"/>
                <w:b/>
                <w:color w:val="auto"/>
              </w:rPr>
            </w:pPr>
            <w:r w:rsidRPr="0017266F">
              <w:rPr>
                <w:rFonts w:eastAsia="Times New Roman"/>
              </w:rPr>
              <w:t>Clips - ganchos de grapadora, carpetas A-Z, tóner.</w:t>
            </w:r>
          </w:p>
        </w:tc>
      </w:tr>
      <w:tr w:rsidR="001249A0" w:rsidRPr="0017266F" w14:paraId="188B3F30" w14:textId="77777777" w:rsidTr="00C62E85">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246" w:type="pct"/>
            <w:vMerge/>
            <w:tcBorders>
              <w:right w:val="single" w:sz="4" w:space="0" w:color="auto"/>
            </w:tcBorders>
          </w:tcPr>
          <w:p w14:paraId="6BEB5BC2" w14:textId="77777777" w:rsidR="001249A0" w:rsidRPr="0017266F" w:rsidRDefault="001249A0" w:rsidP="001249A0">
            <w:pPr>
              <w:pStyle w:val="ECONORMAL"/>
              <w:spacing w:line="276" w:lineRule="auto"/>
              <w:jc w:val="center"/>
              <w:rPr>
                <w:rFonts w:eastAsia="Times New Roman"/>
                <w:bCs w:val="0"/>
              </w:rPr>
            </w:pPr>
          </w:p>
        </w:tc>
        <w:tc>
          <w:tcPr>
            <w:tcW w:w="3754" w:type="pct"/>
            <w:tcBorders>
              <w:top w:val="single" w:sz="4" w:space="0" w:color="auto"/>
              <w:left w:val="single" w:sz="4" w:space="0" w:color="auto"/>
              <w:bottom w:val="single" w:sz="4" w:space="0" w:color="auto"/>
              <w:right w:val="single" w:sz="4" w:space="0" w:color="auto"/>
            </w:tcBorders>
          </w:tcPr>
          <w:p w14:paraId="3F2C10BF" w14:textId="77777777" w:rsidR="001249A0" w:rsidRPr="0017266F" w:rsidRDefault="001249A0" w:rsidP="001249A0">
            <w:pPr>
              <w:pStyle w:val="ECONORMAL"/>
              <w:spacing w:line="276" w:lineRule="auto"/>
              <w:cnfStyle w:val="000000100000" w:firstRow="0" w:lastRow="0" w:firstColumn="0" w:lastColumn="0" w:oddVBand="0" w:evenVBand="0" w:oddHBand="1" w:evenHBand="0" w:firstRowFirstColumn="0" w:firstRowLastColumn="0" w:lastRowFirstColumn="0" w:lastRowLastColumn="0"/>
              <w:rPr>
                <w:rFonts w:eastAsia="Times New Roman"/>
                <w:b/>
                <w:color w:val="auto"/>
              </w:rPr>
            </w:pPr>
            <w:r w:rsidRPr="0017266F">
              <w:rPr>
                <w:rFonts w:eastAsia="Times New Roman"/>
              </w:rPr>
              <w:t>Botellas plásticas, cajas de cartón, bolsas plásticas.</w:t>
            </w:r>
          </w:p>
        </w:tc>
      </w:tr>
      <w:tr w:rsidR="001249A0" w:rsidRPr="0017266F" w14:paraId="7AF6FE8F" w14:textId="77777777" w:rsidTr="00C62E85">
        <w:trPr>
          <w:trHeight w:val="342"/>
        </w:trPr>
        <w:tc>
          <w:tcPr>
            <w:cnfStyle w:val="001000000000" w:firstRow="0" w:lastRow="0" w:firstColumn="1" w:lastColumn="0" w:oddVBand="0" w:evenVBand="0" w:oddHBand="0" w:evenHBand="0" w:firstRowFirstColumn="0" w:firstRowLastColumn="0" w:lastRowFirstColumn="0" w:lastRowLastColumn="0"/>
            <w:tcW w:w="1246" w:type="pct"/>
            <w:vMerge/>
            <w:tcBorders>
              <w:right w:val="single" w:sz="4" w:space="0" w:color="auto"/>
            </w:tcBorders>
          </w:tcPr>
          <w:p w14:paraId="3103D913" w14:textId="77777777" w:rsidR="001249A0" w:rsidRPr="0017266F" w:rsidRDefault="001249A0" w:rsidP="001249A0">
            <w:pPr>
              <w:pStyle w:val="ECONORMAL"/>
              <w:spacing w:line="276" w:lineRule="auto"/>
              <w:jc w:val="center"/>
              <w:rPr>
                <w:rFonts w:eastAsia="Times New Roman"/>
                <w:bCs w:val="0"/>
              </w:rPr>
            </w:pPr>
          </w:p>
        </w:tc>
        <w:tc>
          <w:tcPr>
            <w:tcW w:w="3754" w:type="pct"/>
            <w:tcBorders>
              <w:top w:val="single" w:sz="4" w:space="0" w:color="auto"/>
              <w:left w:val="single" w:sz="4" w:space="0" w:color="auto"/>
              <w:bottom w:val="single" w:sz="4" w:space="0" w:color="auto"/>
              <w:right w:val="single" w:sz="4" w:space="0" w:color="auto"/>
            </w:tcBorders>
          </w:tcPr>
          <w:p w14:paraId="7BAB7010" w14:textId="77777777" w:rsidR="001249A0" w:rsidRPr="0017266F" w:rsidRDefault="001249A0" w:rsidP="001249A0">
            <w:pPr>
              <w:pStyle w:val="ECONORMAL"/>
              <w:spacing w:line="276" w:lineRule="auto"/>
              <w:cnfStyle w:val="000000000000" w:firstRow="0" w:lastRow="0" w:firstColumn="0" w:lastColumn="0" w:oddVBand="0" w:evenVBand="0" w:oddHBand="0" w:evenHBand="0" w:firstRowFirstColumn="0" w:firstRowLastColumn="0" w:lastRowFirstColumn="0" w:lastRowLastColumn="0"/>
              <w:rPr>
                <w:rFonts w:eastAsia="Times New Roman"/>
                <w:b/>
                <w:color w:val="auto"/>
              </w:rPr>
            </w:pPr>
            <w:r w:rsidRPr="0017266F">
              <w:rPr>
                <w:rFonts w:eastAsia="Times New Roman"/>
              </w:rPr>
              <w:t xml:space="preserve">Residuos ordinarios (Alimentos, servilletas, empaques de comida, envases plásticos, vasos desechables, bolsas plásticas, mezcladores, </w:t>
            </w:r>
            <w:proofErr w:type="spellStart"/>
            <w:r w:rsidRPr="0017266F">
              <w:rPr>
                <w:rFonts w:eastAsia="Times New Roman"/>
              </w:rPr>
              <w:t>stick</w:t>
            </w:r>
            <w:proofErr w:type="spellEnd"/>
            <w:r w:rsidRPr="0017266F">
              <w:rPr>
                <w:rFonts w:eastAsia="Times New Roman"/>
              </w:rPr>
              <w:t xml:space="preserve"> pack de azúcar, misceláneos (baños)).</w:t>
            </w:r>
          </w:p>
        </w:tc>
      </w:tr>
      <w:tr w:rsidR="001249A0" w:rsidRPr="0017266F" w14:paraId="6FC16DF0" w14:textId="77777777" w:rsidTr="00C62E85">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246" w:type="pct"/>
            <w:vMerge/>
            <w:tcBorders>
              <w:right w:val="single" w:sz="4" w:space="0" w:color="auto"/>
            </w:tcBorders>
          </w:tcPr>
          <w:p w14:paraId="7090B1C0" w14:textId="77777777" w:rsidR="001249A0" w:rsidRPr="0017266F" w:rsidRDefault="001249A0" w:rsidP="001249A0">
            <w:pPr>
              <w:pStyle w:val="ECONORMAL"/>
              <w:spacing w:line="276" w:lineRule="auto"/>
              <w:jc w:val="center"/>
              <w:rPr>
                <w:rFonts w:eastAsia="Times New Roman"/>
                <w:bCs w:val="0"/>
              </w:rPr>
            </w:pPr>
          </w:p>
        </w:tc>
        <w:tc>
          <w:tcPr>
            <w:tcW w:w="3754" w:type="pct"/>
            <w:tcBorders>
              <w:top w:val="single" w:sz="4" w:space="0" w:color="auto"/>
              <w:left w:val="single" w:sz="4" w:space="0" w:color="auto"/>
              <w:bottom w:val="single" w:sz="4" w:space="0" w:color="auto"/>
              <w:right w:val="single" w:sz="4" w:space="0" w:color="auto"/>
            </w:tcBorders>
          </w:tcPr>
          <w:p w14:paraId="7A00120D" w14:textId="4B1C7803" w:rsidR="001249A0" w:rsidRPr="0017266F" w:rsidRDefault="001249A0" w:rsidP="001249A0">
            <w:pPr>
              <w:pStyle w:val="ECONORMAL"/>
              <w:spacing w:line="276" w:lineRule="auto"/>
              <w:cnfStyle w:val="000000100000" w:firstRow="0" w:lastRow="0" w:firstColumn="0" w:lastColumn="0" w:oddVBand="0" w:evenVBand="0" w:oddHBand="1" w:evenHBand="0" w:firstRowFirstColumn="0" w:firstRowLastColumn="0" w:lastRowFirstColumn="0" w:lastRowLastColumn="0"/>
              <w:rPr>
                <w:rFonts w:eastAsia="Times New Roman"/>
                <w:b/>
                <w:color w:val="auto"/>
              </w:rPr>
            </w:pPr>
            <w:r w:rsidRPr="0017266F">
              <w:rPr>
                <w:rFonts w:eastAsia="Times New Roman"/>
                <w:b/>
                <w:color w:val="auto"/>
              </w:rPr>
              <w:t>RESIDUOS SÓLIDOS GENERADOS (</w:t>
            </w:r>
            <w:r w:rsidR="00D71296">
              <w:rPr>
                <w:rFonts w:eastAsia="Times New Roman"/>
                <w:b/>
                <w:color w:val="auto"/>
              </w:rPr>
              <w:t>campo</w:t>
            </w:r>
            <w:r w:rsidRPr="0017266F">
              <w:rPr>
                <w:rFonts w:eastAsia="Times New Roman"/>
                <w:b/>
                <w:color w:val="auto"/>
              </w:rPr>
              <w:t>)</w:t>
            </w:r>
          </w:p>
        </w:tc>
      </w:tr>
      <w:tr w:rsidR="001249A0" w:rsidRPr="0017266F" w14:paraId="1C8F7571" w14:textId="77777777" w:rsidTr="00C62E85">
        <w:trPr>
          <w:trHeight w:val="342"/>
        </w:trPr>
        <w:tc>
          <w:tcPr>
            <w:cnfStyle w:val="001000000000" w:firstRow="0" w:lastRow="0" w:firstColumn="1" w:lastColumn="0" w:oddVBand="0" w:evenVBand="0" w:oddHBand="0" w:evenHBand="0" w:firstRowFirstColumn="0" w:firstRowLastColumn="0" w:lastRowFirstColumn="0" w:lastRowLastColumn="0"/>
            <w:tcW w:w="1246" w:type="pct"/>
            <w:vMerge/>
            <w:tcBorders>
              <w:right w:val="single" w:sz="4" w:space="0" w:color="auto"/>
            </w:tcBorders>
          </w:tcPr>
          <w:p w14:paraId="6AA37BB5" w14:textId="77777777" w:rsidR="001249A0" w:rsidRPr="0017266F" w:rsidRDefault="001249A0" w:rsidP="001249A0">
            <w:pPr>
              <w:pStyle w:val="ECONORMAL"/>
              <w:spacing w:line="276" w:lineRule="auto"/>
              <w:jc w:val="center"/>
              <w:rPr>
                <w:rFonts w:eastAsia="Times New Roman"/>
                <w:bCs w:val="0"/>
              </w:rPr>
            </w:pPr>
          </w:p>
        </w:tc>
        <w:tc>
          <w:tcPr>
            <w:tcW w:w="3754" w:type="pct"/>
            <w:tcBorders>
              <w:top w:val="single" w:sz="4" w:space="0" w:color="auto"/>
              <w:left w:val="single" w:sz="4" w:space="0" w:color="auto"/>
              <w:bottom w:val="single" w:sz="4" w:space="0" w:color="auto"/>
              <w:right w:val="single" w:sz="4" w:space="0" w:color="auto"/>
            </w:tcBorders>
          </w:tcPr>
          <w:p w14:paraId="1CCDC1C5" w14:textId="77777777" w:rsidR="001249A0" w:rsidRPr="0017266F" w:rsidRDefault="001249A0" w:rsidP="001249A0">
            <w:pPr>
              <w:pStyle w:val="ECONORMAL"/>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sidRPr="0017266F">
              <w:rPr>
                <w:rFonts w:eastAsia="Times New Roman"/>
              </w:rPr>
              <w:t>Chatarra, Cinta de señalización contaminada</w:t>
            </w:r>
          </w:p>
        </w:tc>
      </w:tr>
      <w:tr w:rsidR="001249A0" w:rsidRPr="0017266F" w14:paraId="352AC6C6" w14:textId="77777777" w:rsidTr="00C62E85">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246" w:type="pct"/>
            <w:vMerge/>
            <w:tcBorders>
              <w:right w:val="single" w:sz="4" w:space="0" w:color="auto"/>
            </w:tcBorders>
          </w:tcPr>
          <w:p w14:paraId="46991F7B" w14:textId="77777777" w:rsidR="001249A0" w:rsidRPr="0017266F" w:rsidRDefault="001249A0" w:rsidP="001249A0">
            <w:pPr>
              <w:pStyle w:val="ECONORMAL"/>
              <w:spacing w:line="276" w:lineRule="auto"/>
              <w:rPr>
                <w:rFonts w:eastAsia="Times New Roman"/>
                <w:b w:val="0"/>
              </w:rPr>
            </w:pPr>
          </w:p>
        </w:tc>
        <w:tc>
          <w:tcPr>
            <w:tcW w:w="3754" w:type="pct"/>
            <w:tcBorders>
              <w:top w:val="single" w:sz="4" w:space="0" w:color="auto"/>
              <w:left w:val="single" w:sz="4" w:space="0" w:color="auto"/>
              <w:bottom w:val="single" w:sz="4" w:space="0" w:color="auto"/>
              <w:right w:val="single" w:sz="4" w:space="0" w:color="auto"/>
            </w:tcBorders>
          </w:tcPr>
          <w:p w14:paraId="7B598AB2" w14:textId="77777777" w:rsidR="001249A0" w:rsidRPr="0017266F" w:rsidRDefault="001249A0" w:rsidP="001249A0">
            <w:pPr>
              <w:pStyle w:val="ECONORMAL"/>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proofErr w:type="spellStart"/>
            <w:r w:rsidRPr="0017266F">
              <w:rPr>
                <w:rFonts w:eastAsia="Times New Roman"/>
              </w:rPr>
              <w:t>Epp</w:t>
            </w:r>
            <w:proofErr w:type="spellEnd"/>
            <w:r w:rsidRPr="0017266F">
              <w:rPr>
                <w:rFonts w:eastAsia="Times New Roman"/>
              </w:rPr>
              <w:t xml:space="preserve"> contaminados: Traje </w:t>
            </w:r>
            <w:proofErr w:type="spellStart"/>
            <w:r w:rsidRPr="0017266F">
              <w:rPr>
                <w:rFonts w:eastAsia="Times New Roman"/>
              </w:rPr>
              <w:t>Tyvek</w:t>
            </w:r>
            <w:proofErr w:type="spellEnd"/>
            <w:r w:rsidRPr="0017266F">
              <w:rPr>
                <w:rFonts w:eastAsia="Times New Roman"/>
              </w:rPr>
              <w:t xml:space="preserve">, Careta de protección facial (acetato), Guantes de nitrilo, vaqueta, Filtros y </w:t>
            </w:r>
            <w:proofErr w:type="spellStart"/>
            <w:r w:rsidRPr="0017266F">
              <w:rPr>
                <w:rFonts w:eastAsia="Times New Roman"/>
              </w:rPr>
              <w:t>prefiltros</w:t>
            </w:r>
            <w:proofErr w:type="spellEnd"/>
            <w:r w:rsidRPr="0017266F">
              <w:rPr>
                <w:rFonts w:eastAsia="Times New Roman"/>
              </w:rPr>
              <w:t xml:space="preserve"> para gases y vapores, </w:t>
            </w:r>
          </w:p>
        </w:tc>
      </w:tr>
      <w:tr w:rsidR="001249A0" w:rsidRPr="0017266F" w14:paraId="44AF49EE" w14:textId="77777777" w:rsidTr="00C62E85">
        <w:trPr>
          <w:trHeight w:val="162"/>
        </w:trPr>
        <w:tc>
          <w:tcPr>
            <w:cnfStyle w:val="001000000000" w:firstRow="0" w:lastRow="0" w:firstColumn="1" w:lastColumn="0" w:oddVBand="0" w:evenVBand="0" w:oddHBand="0" w:evenHBand="0" w:firstRowFirstColumn="0" w:firstRowLastColumn="0" w:lastRowFirstColumn="0" w:lastRowLastColumn="0"/>
            <w:tcW w:w="1246" w:type="pct"/>
            <w:vMerge/>
            <w:tcBorders>
              <w:right w:val="single" w:sz="4" w:space="0" w:color="auto"/>
            </w:tcBorders>
            <w:hideMark/>
          </w:tcPr>
          <w:p w14:paraId="45187A5D" w14:textId="77777777" w:rsidR="001249A0" w:rsidRPr="0017266F" w:rsidRDefault="001249A0" w:rsidP="001249A0">
            <w:pPr>
              <w:pStyle w:val="ECONORMAL"/>
              <w:spacing w:line="276" w:lineRule="auto"/>
              <w:rPr>
                <w:rFonts w:eastAsia="Times New Roman"/>
                <w:b w:val="0"/>
              </w:rPr>
            </w:pPr>
          </w:p>
        </w:tc>
        <w:tc>
          <w:tcPr>
            <w:tcW w:w="3754" w:type="pct"/>
            <w:tcBorders>
              <w:top w:val="single" w:sz="4" w:space="0" w:color="auto"/>
              <w:left w:val="single" w:sz="4" w:space="0" w:color="auto"/>
              <w:bottom w:val="single" w:sz="4" w:space="0" w:color="auto"/>
              <w:right w:val="single" w:sz="4" w:space="0" w:color="auto"/>
            </w:tcBorders>
            <w:hideMark/>
          </w:tcPr>
          <w:p w14:paraId="571B12DB" w14:textId="77777777" w:rsidR="001249A0" w:rsidRPr="0017266F" w:rsidRDefault="001249A0" w:rsidP="001249A0">
            <w:pPr>
              <w:pStyle w:val="ECONORMAL"/>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sidRPr="0017266F">
              <w:rPr>
                <w:rFonts w:eastAsia="Times New Roman"/>
              </w:rPr>
              <w:t>Chatarra, latas de pintura, trapos y toallas impregnadas, mangueras, plástico</w:t>
            </w:r>
          </w:p>
        </w:tc>
      </w:tr>
      <w:tr w:rsidR="001249A0" w:rsidRPr="0017266F" w14:paraId="6210CE26" w14:textId="77777777" w:rsidTr="00C62E85">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246" w:type="pct"/>
            <w:vMerge/>
            <w:tcBorders>
              <w:right w:val="single" w:sz="4" w:space="0" w:color="auto"/>
            </w:tcBorders>
            <w:hideMark/>
          </w:tcPr>
          <w:p w14:paraId="13B3F84B" w14:textId="77777777" w:rsidR="001249A0" w:rsidRPr="0017266F" w:rsidRDefault="001249A0" w:rsidP="001249A0">
            <w:pPr>
              <w:pStyle w:val="ECONORMAL"/>
              <w:spacing w:line="276" w:lineRule="auto"/>
              <w:rPr>
                <w:rFonts w:eastAsia="Times New Roman"/>
                <w:b w:val="0"/>
              </w:rPr>
            </w:pPr>
          </w:p>
        </w:tc>
        <w:tc>
          <w:tcPr>
            <w:tcW w:w="3754" w:type="pct"/>
            <w:tcBorders>
              <w:top w:val="single" w:sz="4" w:space="0" w:color="auto"/>
              <w:left w:val="single" w:sz="4" w:space="0" w:color="auto"/>
              <w:bottom w:val="single" w:sz="4" w:space="0" w:color="auto"/>
              <w:right w:val="single" w:sz="4" w:space="0" w:color="auto"/>
            </w:tcBorders>
            <w:hideMark/>
          </w:tcPr>
          <w:p w14:paraId="7A491E00" w14:textId="77777777" w:rsidR="001249A0" w:rsidRPr="0017266F" w:rsidRDefault="001249A0" w:rsidP="001249A0">
            <w:pPr>
              <w:pStyle w:val="ECONORMAL"/>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sidRPr="0017266F">
              <w:rPr>
                <w:rFonts w:eastAsia="Times New Roman"/>
              </w:rPr>
              <w:t>Líquido refrigerante, aceite usado, papel</w:t>
            </w:r>
          </w:p>
        </w:tc>
      </w:tr>
      <w:tr w:rsidR="001249A0" w:rsidRPr="0017266F" w14:paraId="5B129D4F" w14:textId="77777777" w:rsidTr="00C62E85">
        <w:trPr>
          <w:trHeight w:val="342"/>
        </w:trPr>
        <w:tc>
          <w:tcPr>
            <w:cnfStyle w:val="001000000000" w:firstRow="0" w:lastRow="0" w:firstColumn="1" w:lastColumn="0" w:oddVBand="0" w:evenVBand="0" w:oddHBand="0" w:evenHBand="0" w:firstRowFirstColumn="0" w:firstRowLastColumn="0" w:lastRowFirstColumn="0" w:lastRowLastColumn="0"/>
            <w:tcW w:w="1246" w:type="pct"/>
            <w:vMerge/>
            <w:tcBorders>
              <w:right w:val="single" w:sz="4" w:space="0" w:color="auto"/>
            </w:tcBorders>
          </w:tcPr>
          <w:p w14:paraId="39C1743A" w14:textId="77777777" w:rsidR="001249A0" w:rsidRPr="0017266F" w:rsidRDefault="001249A0" w:rsidP="001249A0">
            <w:pPr>
              <w:pStyle w:val="ECONORMAL"/>
              <w:spacing w:line="276" w:lineRule="auto"/>
              <w:rPr>
                <w:rFonts w:eastAsia="Times New Roman"/>
                <w:b w:val="0"/>
              </w:rPr>
            </w:pPr>
          </w:p>
        </w:tc>
        <w:tc>
          <w:tcPr>
            <w:tcW w:w="3754" w:type="pct"/>
            <w:tcBorders>
              <w:top w:val="single" w:sz="4" w:space="0" w:color="auto"/>
              <w:left w:val="single" w:sz="4" w:space="0" w:color="auto"/>
              <w:bottom w:val="single" w:sz="4" w:space="0" w:color="auto"/>
              <w:right w:val="single" w:sz="4" w:space="0" w:color="auto"/>
            </w:tcBorders>
          </w:tcPr>
          <w:p w14:paraId="4D94A88A" w14:textId="77777777" w:rsidR="001249A0" w:rsidRPr="0017266F" w:rsidRDefault="001249A0" w:rsidP="001249A0">
            <w:pPr>
              <w:pStyle w:val="ECONORMAL"/>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sidRPr="0017266F">
              <w:rPr>
                <w:rFonts w:eastAsia="Times New Roman"/>
              </w:rPr>
              <w:t xml:space="preserve">Cajas de cartón, plástico limpio, </w:t>
            </w:r>
          </w:p>
        </w:tc>
      </w:tr>
      <w:tr w:rsidR="001249A0" w:rsidRPr="0017266F" w14:paraId="3F4F57A2" w14:textId="77777777" w:rsidTr="00C62E85">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246" w:type="pct"/>
            <w:vMerge/>
            <w:tcBorders>
              <w:right w:val="single" w:sz="4" w:space="0" w:color="auto"/>
            </w:tcBorders>
            <w:hideMark/>
          </w:tcPr>
          <w:p w14:paraId="7429BE1B" w14:textId="77777777" w:rsidR="001249A0" w:rsidRPr="0017266F" w:rsidRDefault="001249A0" w:rsidP="001249A0">
            <w:pPr>
              <w:pStyle w:val="ECONORMAL"/>
              <w:spacing w:line="276" w:lineRule="auto"/>
              <w:rPr>
                <w:rFonts w:eastAsia="Times New Roman"/>
                <w:b w:val="0"/>
              </w:rPr>
            </w:pPr>
          </w:p>
        </w:tc>
        <w:tc>
          <w:tcPr>
            <w:tcW w:w="3754" w:type="pct"/>
            <w:tcBorders>
              <w:top w:val="single" w:sz="4" w:space="0" w:color="auto"/>
              <w:left w:val="single" w:sz="4" w:space="0" w:color="auto"/>
              <w:bottom w:val="single" w:sz="4" w:space="0" w:color="auto"/>
              <w:right w:val="single" w:sz="4" w:space="0" w:color="auto"/>
            </w:tcBorders>
          </w:tcPr>
          <w:p w14:paraId="006F0CEC" w14:textId="77777777" w:rsidR="001249A0" w:rsidRPr="0017266F" w:rsidRDefault="001249A0" w:rsidP="001249A0">
            <w:pPr>
              <w:pStyle w:val="ECONORMAL"/>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sidRPr="0017266F">
              <w:rPr>
                <w:rFonts w:eastAsia="Times New Roman"/>
              </w:rPr>
              <w:t>Brochas, rodillos, escoba impregnada de pintura.</w:t>
            </w:r>
          </w:p>
        </w:tc>
      </w:tr>
      <w:tr w:rsidR="001249A0" w:rsidRPr="0017266F" w14:paraId="776C1F78" w14:textId="77777777" w:rsidTr="00C62E85">
        <w:trPr>
          <w:trHeight w:val="342"/>
        </w:trPr>
        <w:tc>
          <w:tcPr>
            <w:cnfStyle w:val="001000000000" w:firstRow="0" w:lastRow="0" w:firstColumn="1" w:lastColumn="0" w:oddVBand="0" w:evenVBand="0" w:oddHBand="0" w:evenHBand="0" w:firstRowFirstColumn="0" w:firstRowLastColumn="0" w:lastRowFirstColumn="0" w:lastRowLastColumn="0"/>
            <w:tcW w:w="1246" w:type="pct"/>
            <w:vMerge/>
            <w:tcBorders>
              <w:right w:val="single" w:sz="4" w:space="0" w:color="auto"/>
            </w:tcBorders>
          </w:tcPr>
          <w:p w14:paraId="61E1A789" w14:textId="77777777" w:rsidR="001249A0" w:rsidRPr="0017266F" w:rsidRDefault="001249A0" w:rsidP="001249A0">
            <w:pPr>
              <w:pStyle w:val="ECONORMAL"/>
              <w:spacing w:line="276" w:lineRule="auto"/>
              <w:rPr>
                <w:rFonts w:eastAsia="Times New Roman"/>
                <w:b w:val="0"/>
              </w:rPr>
            </w:pPr>
          </w:p>
        </w:tc>
        <w:tc>
          <w:tcPr>
            <w:tcW w:w="3754" w:type="pct"/>
            <w:tcBorders>
              <w:top w:val="single" w:sz="4" w:space="0" w:color="auto"/>
              <w:left w:val="single" w:sz="4" w:space="0" w:color="auto"/>
              <w:bottom w:val="single" w:sz="4" w:space="0" w:color="auto"/>
              <w:right w:val="single" w:sz="4" w:space="0" w:color="auto"/>
            </w:tcBorders>
          </w:tcPr>
          <w:p w14:paraId="28E5153A" w14:textId="77777777" w:rsidR="001249A0" w:rsidRPr="0017266F" w:rsidRDefault="001249A0" w:rsidP="001249A0">
            <w:pPr>
              <w:pStyle w:val="ECONORMAL"/>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sidRPr="0017266F">
              <w:rPr>
                <w:rFonts w:eastAsia="Times New Roman"/>
              </w:rPr>
              <w:t>Tarros de pintura</w:t>
            </w:r>
          </w:p>
        </w:tc>
      </w:tr>
      <w:tr w:rsidR="001249A0" w:rsidRPr="0017266F" w14:paraId="27271D7E" w14:textId="77777777" w:rsidTr="00C62E85">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246" w:type="pct"/>
            <w:vMerge/>
            <w:tcBorders>
              <w:right w:val="single" w:sz="4" w:space="0" w:color="auto"/>
            </w:tcBorders>
          </w:tcPr>
          <w:p w14:paraId="0A0030CA" w14:textId="77777777" w:rsidR="001249A0" w:rsidRPr="0017266F" w:rsidRDefault="001249A0" w:rsidP="001249A0">
            <w:pPr>
              <w:pStyle w:val="ECONORMAL"/>
              <w:spacing w:line="276" w:lineRule="auto"/>
              <w:rPr>
                <w:rFonts w:eastAsia="Times New Roman"/>
                <w:b w:val="0"/>
              </w:rPr>
            </w:pPr>
          </w:p>
        </w:tc>
        <w:tc>
          <w:tcPr>
            <w:tcW w:w="3754" w:type="pct"/>
            <w:tcBorders>
              <w:top w:val="single" w:sz="4" w:space="0" w:color="auto"/>
              <w:left w:val="single" w:sz="4" w:space="0" w:color="auto"/>
              <w:bottom w:val="single" w:sz="4" w:space="0" w:color="auto"/>
              <w:right w:val="single" w:sz="4" w:space="0" w:color="auto"/>
            </w:tcBorders>
          </w:tcPr>
          <w:p w14:paraId="445C61F7" w14:textId="77777777" w:rsidR="001249A0" w:rsidRPr="0017266F" w:rsidRDefault="001249A0" w:rsidP="001249A0">
            <w:pPr>
              <w:pStyle w:val="ECONORMAL"/>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sidRPr="0017266F">
              <w:rPr>
                <w:rFonts w:eastAsia="Times New Roman"/>
              </w:rPr>
              <w:t>Lanillas usadas</w:t>
            </w:r>
          </w:p>
        </w:tc>
      </w:tr>
      <w:tr w:rsidR="001249A0" w:rsidRPr="0017266F" w14:paraId="65A9085C" w14:textId="77777777" w:rsidTr="00C62E85">
        <w:trPr>
          <w:trHeight w:val="342"/>
        </w:trPr>
        <w:tc>
          <w:tcPr>
            <w:cnfStyle w:val="001000000000" w:firstRow="0" w:lastRow="0" w:firstColumn="1" w:lastColumn="0" w:oddVBand="0" w:evenVBand="0" w:oddHBand="0" w:evenHBand="0" w:firstRowFirstColumn="0" w:firstRowLastColumn="0" w:lastRowFirstColumn="0" w:lastRowLastColumn="0"/>
            <w:tcW w:w="1246" w:type="pct"/>
            <w:vMerge/>
            <w:tcBorders>
              <w:right w:val="single" w:sz="4" w:space="0" w:color="auto"/>
            </w:tcBorders>
          </w:tcPr>
          <w:p w14:paraId="22A33FAB" w14:textId="77777777" w:rsidR="001249A0" w:rsidRPr="0017266F" w:rsidRDefault="001249A0" w:rsidP="001249A0">
            <w:pPr>
              <w:pStyle w:val="ECONORMAL"/>
              <w:spacing w:line="276" w:lineRule="auto"/>
              <w:rPr>
                <w:rFonts w:eastAsia="Times New Roman"/>
                <w:b w:val="0"/>
              </w:rPr>
            </w:pPr>
          </w:p>
        </w:tc>
        <w:tc>
          <w:tcPr>
            <w:tcW w:w="3754" w:type="pct"/>
            <w:tcBorders>
              <w:top w:val="single" w:sz="4" w:space="0" w:color="auto"/>
              <w:left w:val="single" w:sz="4" w:space="0" w:color="auto"/>
              <w:bottom w:val="single" w:sz="4" w:space="0" w:color="auto"/>
              <w:right w:val="single" w:sz="4" w:space="0" w:color="auto"/>
            </w:tcBorders>
          </w:tcPr>
          <w:p w14:paraId="6BCE553D" w14:textId="20B49FDB" w:rsidR="001249A0" w:rsidRPr="0017266F" w:rsidRDefault="001249A0" w:rsidP="001249A0">
            <w:pPr>
              <w:pStyle w:val="ECONORMAL"/>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sidRPr="0017266F">
              <w:rPr>
                <w:rFonts w:eastAsia="Times New Roman"/>
              </w:rPr>
              <w:t xml:space="preserve">Tornillos, cables, tubería </w:t>
            </w:r>
            <w:r w:rsidR="002806AD" w:rsidRPr="0017266F">
              <w:rPr>
                <w:rFonts w:eastAsia="Times New Roman"/>
              </w:rPr>
              <w:t>PVC</w:t>
            </w:r>
            <w:r w:rsidRPr="0017266F">
              <w:rPr>
                <w:rFonts w:eastAsia="Times New Roman"/>
              </w:rPr>
              <w:t xml:space="preserve">, selladores de empaque, </w:t>
            </w:r>
          </w:p>
        </w:tc>
      </w:tr>
      <w:tr w:rsidR="001249A0" w:rsidRPr="0017266F" w14:paraId="1884F06C" w14:textId="77777777" w:rsidTr="00C62E85">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246" w:type="pct"/>
            <w:vMerge/>
            <w:tcBorders>
              <w:right w:val="single" w:sz="4" w:space="0" w:color="auto"/>
            </w:tcBorders>
          </w:tcPr>
          <w:p w14:paraId="20B28D5C" w14:textId="77777777" w:rsidR="001249A0" w:rsidRPr="0017266F" w:rsidRDefault="001249A0" w:rsidP="001249A0">
            <w:pPr>
              <w:pStyle w:val="ECONORMAL"/>
              <w:spacing w:line="276" w:lineRule="auto"/>
              <w:rPr>
                <w:rFonts w:eastAsia="Times New Roman"/>
                <w:b w:val="0"/>
              </w:rPr>
            </w:pPr>
          </w:p>
        </w:tc>
        <w:tc>
          <w:tcPr>
            <w:tcW w:w="3754" w:type="pct"/>
            <w:tcBorders>
              <w:top w:val="single" w:sz="4" w:space="0" w:color="auto"/>
              <w:left w:val="single" w:sz="4" w:space="0" w:color="auto"/>
              <w:bottom w:val="single" w:sz="4" w:space="0" w:color="auto"/>
              <w:right w:val="single" w:sz="4" w:space="0" w:color="auto"/>
            </w:tcBorders>
          </w:tcPr>
          <w:p w14:paraId="7CE5D763" w14:textId="77777777" w:rsidR="001249A0" w:rsidRPr="0017266F" w:rsidRDefault="001249A0" w:rsidP="001249A0">
            <w:pPr>
              <w:pStyle w:val="ECONORMAL"/>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proofErr w:type="spellStart"/>
            <w:r w:rsidRPr="0017266F">
              <w:rPr>
                <w:rFonts w:eastAsia="Times New Roman"/>
              </w:rPr>
              <w:t>Thinner</w:t>
            </w:r>
            <w:proofErr w:type="spellEnd"/>
          </w:p>
        </w:tc>
      </w:tr>
      <w:tr w:rsidR="001249A0" w:rsidRPr="0017266F" w14:paraId="44EBD14E" w14:textId="77777777" w:rsidTr="00C62E85">
        <w:trPr>
          <w:trHeight w:val="342"/>
        </w:trPr>
        <w:tc>
          <w:tcPr>
            <w:cnfStyle w:val="001000000000" w:firstRow="0" w:lastRow="0" w:firstColumn="1" w:lastColumn="0" w:oddVBand="0" w:evenVBand="0" w:oddHBand="0" w:evenHBand="0" w:firstRowFirstColumn="0" w:firstRowLastColumn="0" w:lastRowFirstColumn="0" w:lastRowLastColumn="0"/>
            <w:tcW w:w="1246" w:type="pct"/>
            <w:vMerge/>
            <w:tcBorders>
              <w:right w:val="single" w:sz="4" w:space="0" w:color="auto"/>
            </w:tcBorders>
          </w:tcPr>
          <w:p w14:paraId="3F0811A9" w14:textId="77777777" w:rsidR="001249A0" w:rsidRPr="0017266F" w:rsidRDefault="001249A0" w:rsidP="001249A0">
            <w:pPr>
              <w:pStyle w:val="ECONORMAL"/>
              <w:spacing w:line="276" w:lineRule="auto"/>
              <w:rPr>
                <w:rFonts w:eastAsia="Times New Roman"/>
                <w:b w:val="0"/>
              </w:rPr>
            </w:pPr>
          </w:p>
        </w:tc>
        <w:tc>
          <w:tcPr>
            <w:tcW w:w="3754" w:type="pct"/>
            <w:tcBorders>
              <w:top w:val="single" w:sz="4" w:space="0" w:color="auto"/>
              <w:left w:val="single" w:sz="4" w:space="0" w:color="auto"/>
              <w:bottom w:val="single" w:sz="4" w:space="0" w:color="auto"/>
              <w:right w:val="single" w:sz="4" w:space="0" w:color="auto"/>
            </w:tcBorders>
          </w:tcPr>
          <w:p w14:paraId="339A639A" w14:textId="77777777" w:rsidR="001249A0" w:rsidRPr="0017266F" w:rsidRDefault="001249A0" w:rsidP="001249A0">
            <w:pPr>
              <w:pStyle w:val="ECONORMAL"/>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sidRPr="0017266F">
              <w:rPr>
                <w:rFonts w:eastAsia="Times New Roman"/>
              </w:rPr>
              <w:t>RAEES: Equipos de calibración, repuestos eléctricos y electrónicos, cajas de repuestos.</w:t>
            </w:r>
          </w:p>
        </w:tc>
      </w:tr>
      <w:tr w:rsidR="001249A0" w:rsidRPr="0017266F" w14:paraId="1DAF46CF" w14:textId="77777777" w:rsidTr="00C62E85">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246" w:type="pct"/>
            <w:vMerge/>
            <w:tcBorders>
              <w:right w:val="single" w:sz="4" w:space="0" w:color="auto"/>
            </w:tcBorders>
          </w:tcPr>
          <w:p w14:paraId="25C96651" w14:textId="77777777" w:rsidR="001249A0" w:rsidRPr="0017266F" w:rsidRDefault="001249A0" w:rsidP="001249A0">
            <w:pPr>
              <w:pStyle w:val="ECONORMAL"/>
              <w:spacing w:line="276" w:lineRule="auto"/>
              <w:rPr>
                <w:rFonts w:eastAsia="Times New Roman"/>
                <w:b w:val="0"/>
              </w:rPr>
            </w:pPr>
          </w:p>
        </w:tc>
        <w:tc>
          <w:tcPr>
            <w:tcW w:w="3754" w:type="pct"/>
            <w:tcBorders>
              <w:top w:val="single" w:sz="4" w:space="0" w:color="auto"/>
              <w:left w:val="single" w:sz="4" w:space="0" w:color="auto"/>
              <w:bottom w:val="single" w:sz="4" w:space="0" w:color="auto"/>
              <w:right w:val="single" w:sz="4" w:space="0" w:color="auto"/>
            </w:tcBorders>
          </w:tcPr>
          <w:p w14:paraId="3A67081E" w14:textId="77777777" w:rsidR="001249A0" w:rsidRPr="0017266F" w:rsidRDefault="001249A0" w:rsidP="001249A0">
            <w:pPr>
              <w:pStyle w:val="ECONORMAL"/>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proofErr w:type="spellStart"/>
            <w:r w:rsidRPr="0017266F">
              <w:rPr>
                <w:rFonts w:eastAsia="Times New Roman"/>
              </w:rPr>
              <w:t>Epp</w:t>
            </w:r>
            <w:proofErr w:type="spellEnd"/>
            <w:r w:rsidRPr="0017266F">
              <w:rPr>
                <w:rFonts w:eastAsia="Times New Roman"/>
              </w:rPr>
              <w:t xml:space="preserve"> contaminados; guantes de nitrilo, guantes de vaqueta, careta de protección facial (acetato), filtros y </w:t>
            </w:r>
            <w:proofErr w:type="spellStart"/>
            <w:r w:rsidRPr="0017266F">
              <w:rPr>
                <w:rFonts w:eastAsia="Times New Roman"/>
              </w:rPr>
              <w:t>prefiltros</w:t>
            </w:r>
            <w:proofErr w:type="spellEnd"/>
            <w:r w:rsidRPr="0017266F">
              <w:rPr>
                <w:rFonts w:eastAsia="Times New Roman"/>
              </w:rPr>
              <w:t xml:space="preserve"> para gases y vapores, traje </w:t>
            </w:r>
            <w:proofErr w:type="spellStart"/>
            <w:r w:rsidRPr="0017266F">
              <w:rPr>
                <w:rFonts w:eastAsia="Times New Roman"/>
              </w:rPr>
              <w:t>tyvek</w:t>
            </w:r>
            <w:proofErr w:type="spellEnd"/>
            <w:r w:rsidRPr="0017266F">
              <w:rPr>
                <w:rFonts w:eastAsia="Times New Roman"/>
              </w:rPr>
              <w:t>,.</w:t>
            </w:r>
          </w:p>
        </w:tc>
      </w:tr>
      <w:tr w:rsidR="001249A0" w:rsidRPr="0017266F" w14:paraId="181987B8" w14:textId="77777777" w:rsidTr="00C62E85">
        <w:trPr>
          <w:trHeight w:val="342"/>
        </w:trPr>
        <w:tc>
          <w:tcPr>
            <w:cnfStyle w:val="001000000000" w:firstRow="0" w:lastRow="0" w:firstColumn="1" w:lastColumn="0" w:oddVBand="0" w:evenVBand="0" w:oddHBand="0" w:evenHBand="0" w:firstRowFirstColumn="0" w:firstRowLastColumn="0" w:lastRowFirstColumn="0" w:lastRowLastColumn="0"/>
            <w:tcW w:w="1246" w:type="pct"/>
            <w:vMerge/>
            <w:tcBorders>
              <w:right w:val="single" w:sz="4" w:space="0" w:color="auto"/>
            </w:tcBorders>
          </w:tcPr>
          <w:p w14:paraId="683C39DB" w14:textId="77777777" w:rsidR="001249A0" w:rsidRPr="0017266F" w:rsidRDefault="001249A0" w:rsidP="001249A0">
            <w:pPr>
              <w:pStyle w:val="ECONORMAL"/>
              <w:spacing w:line="276" w:lineRule="auto"/>
              <w:rPr>
                <w:rFonts w:eastAsia="Times New Roman"/>
                <w:b w:val="0"/>
              </w:rPr>
            </w:pPr>
          </w:p>
        </w:tc>
        <w:tc>
          <w:tcPr>
            <w:tcW w:w="3754" w:type="pct"/>
            <w:tcBorders>
              <w:top w:val="single" w:sz="4" w:space="0" w:color="auto"/>
              <w:left w:val="single" w:sz="4" w:space="0" w:color="auto"/>
              <w:bottom w:val="single" w:sz="4" w:space="0" w:color="auto"/>
              <w:right w:val="single" w:sz="4" w:space="0" w:color="auto"/>
            </w:tcBorders>
          </w:tcPr>
          <w:p w14:paraId="69846B69" w14:textId="77777777" w:rsidR="001249A0" w:rsidRPr="0017266F" w:rsidRDefault="001249A0" w:rsidP="001249A0">
            <w:pPr>
              <w:pStyle w:val="ECONORMAL"/>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sidRPr="0017266F">
              <w:rPr>
                <w:rFonts w:eastAsia="Times New Roman"/>
              </w:rPr>
              <w:t xml:space="preserve">Bolsas plásticas, envases plásticos, </w:t>
            </w:r>
          </w:p>
        </w:tc>
      </w:tr>
      <w:tr w:rsidR="001249A0" w:rsidRPr="0017266F" w14:paraId="264BB737" w14:textId="77777777" w:rsidTr="00C62E85">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246" w:type="pct"/>
            <w:vMerge/>
            <w:tcBorders>
              <w:right w:val="single" w:sz="4" w:space="0" w:color="auto"/>
            </w:tcBorders>
          </w:tcPr>
          <w:p w14:paraId="267858E4" w14:textId="77777777" w:rsidR="001249A0" w:rsidRPr="0017266F" w:rsidRDefault="001249A0" w:rsidP="001249A0">
            <w:pPr>
              <w:pStyle w:val="ECONORMAL"/>
              <w:spacing w:line="276" w:lineRule="auto"/>
              <w:rPr>
                <w:rFonts w:eastAsia="Times New Roman"/>
                <w:b w:val="0"/>
              </w:rPr>
            </w:pPr>
          </w:p>
        </w:tc>
        <w:tc>
          <w:tcPr>
            <w:tcW w:w="3754" w:type="pct"/>
            <w:tcBorders>
              <w:top w:val="single" w:sz="4" w:space="0" w:color="auto"/>
              <w:left w:val="single" w:sz="4" w:space="0" w:color="auto"/>
              <w:bottom w:val="single" w:sz="4" w:space="0" w:color="auto"/>
              <w:right w:val="single" w:sz="4" w:space="0" w:color="auto"/>
            </w:tcBorders>
          </w:tcPr>
          <w:p w14:paraId="71F6DB65" w14:textId="77777777" w:rsidR="001249A0" w:rsidRPr="0017266F" w:rsidRDefault="001249A0" w:rsidP="001249A0">
            <w:pPr>
              <w:pStyle w:val="ECONORMAL"/>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sidRPr="0017266F">
              <w:rPr>
                <w:rFonts w:eastAsia="Times New Roman"/>
              </w:rPr>
              <w:t>Fibra de vidrio</w:t>
            </w:r>
          </w:p>
        </w:tc>
      </w:tr>
      <w:tr w:rsidR="001249A0" w:rsidRPr="0017266F" w14:paraId="5B18AF40" w14:textId="77777777" w:rsidTr="00C62E85">
        <w:trPr>
          <w:trHeight w:val="342"/>
        </w:trPr>
        <w:tc>
          <w:tcPr>
            <w:cnfStyle w:val="001000000000" w:firstRow="0" w:lastRow="0" w:firstColumn="1" w:lastColumn="0" w:oddVBand="0" w:evenVBand="0" w:oddHBand="0" w:evenHBand="0" w:firstRowFirstColumn="0" w:firstRowLastColumn="0" w:lastRowFirstColumn="0" w:lastRowLastColumn="0"/>
            <w:tcW w:w="1246" w:type="pct"/>
            <w:vMerge/>
            <w:tcBorders>
              <w:right w:val="single" w:sz="4" w:space="0" w:color="auto"/>
            </w:tcBorders>
          </w:tcPr>
          <w:p w14:paraId="41C086D5" w14:textId="77777777" w:rsidR="001249A0" w:rsidRPr="0017266F" w:rsidRDefault="001249A0" w:rsidP="001249A0">
            <w:pPr>
              <w:pStyle w:val="ECONORMAL"/>
              <w:spacing w:line="276" w:lineRule="auto"/>
              <w:rPr>
                <w:rFonts w:eastAsia="Times New Roman"/>
                <w:b w:val="0"/>
              </w:rPr>
            </w:pPr>
          </w:p>
        </w:tc>
        <w:tc>
          <w:tcPr>
            <w:tcW w:w="3754" w:type="pct"/>
            <w:tcBorders>
              <w:top w:val="single" w:sz="4" w:space="0" w:color="auto"/>
              <w:left w:val="single" w:sz="4" w:space="0" w:color="auto"/>
              <w:bottom w:val="single" w:sz="4" w:space="0" w:color="auto"/>
              <w:right w:val="single" w:sz="4" w:space="0" w:color="auto"/>
            </w:tcBorders>
          </w:tcPr>
          <w:p w14:paraId="120168A8" w14:textId="77777777" w:rsidR="001249A0" w:rsidRPr="0017266F" w:rsidRDefault="001249A0" w:rsidP="001249A0">
            <w:pPr>
              <w:pStyle w:val="ECONORMAL"/>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sidRPr="0017266F">
              <w:rPr>
                <w:rFonts w:eastAsia="Times New Roman"/>
              </w:rPr>
              <w:t xml:space="preserve">Residuos ordinarios (Alimentos, hojarasca, empaques de comida, cáscara de frutas, vasos desechables, mezcladores, </w:t>
            </w:r>
            <w:proofErr w:type="spellStart"/>
            <w:r w:rsidRPr="0017266F">
              <w:rPr>
                <w:rFonts w:eastAsia="Times New Roman"/>
              </w:rPr>
              <w:t>stick</w:t>
            </w:r>
            <w:proofErr w:type="spellEnd"/>
            <w:r w:rsidRPr="0017266F">
              <w:rPr>
                <w:rFonts w:eastAsia="Times New Roman"/>
              </w:rPr>
              <w:t xml:space="preserve"> pack de azúcar, misceláneos (baños)</w:t>
            </w:r>
          </w:p>
        </w:tc>
      </w:tr>
      <w:tr w:rsidR="001249A0" w:rsidRPr="0017266F" w14:paraId="4D3EF2EF" w14:textId="77777777" w:rsidTr="00C62E85">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246" w:type="pct"/>
            <w:vMerge w:val="restart"/>
            <w:tcBorders>
              <w:right w:val="single" w:sz="4" w:space="0" w:color="auto"/>
            </w:tcBorders>
            <w:hideMark/>
          </w:tcPr>
          <w:p w14:paraId="5D080942" w14:textId="77777777" w:rsidR="001249A0" w:rsidRPr="0017266F" w:rsidRDefault="001249A0" w:rsidP="001249A0">
            <w:pPr>
              <w:pStyle w:val="ECONORMAL"/>
              <w:spacing w:line="276" w:lineRule="auto"/>
              <w:rPr>
                <w:rFonts w:eastAsia="Times New Roman"/>
                <w:bCs w:val="0"/>
              </w:rPr>
            </w:pPr>
          </w:p>
          <w:p w14:paraId="18580F1B" w14:textId="77777777" w:rsidR="001249A0" w:rsidRPr="0017266F" w:rsidRDefault="001249A0" w:rsidP="001249A0">
            <w:pPr>
              <w:pStyle w:val="ECONORMAL"/>
              <w:spacing w:line="276" w:lineRule="auto"/>
              <w:rPr>
                <w:rFonts w:eastAsia="Times New Roman"/>
                <w:bCs w:val="0"/>
              </w:rPr>
            </w:pPr>
          </w:p>
          <w:p w14:paraId="15282C1E" w14:textId="77777777" w:rsidR="00B93890" w:rsidRPr="0017266F" w:rsidRDefault="00B93890" w:rsidP="001249A0">
            <w:pPr>
              <w:pStyle w:val="ECONORMAL"/>
              <w:spacing w:line="276" w:lineRule="auto"/>
              <w:rPr>
                <w:rFonts w:eastAsia="Times New Roman"/>
                <w:bCs w:val="0"/>
              </w:rPr>
            </w:pPr>
          </w:p>
          <w:p w14:paraId="1A4242B8" w14:textId="77777777" w:rsidR="00B93890" w:rsidRPr="0017266F" w:rsidRDefault="00B93890" w:rsidP="001249A0">
            <w:pPr>
              <w:pStyle w:val="ECONORMAL"/>
              <w:spacing w:line="276" w:lineRule="auto"/>
              <w:rPr>
                <w:rFonts w:eastAsia="Times New Roman"/>
                <w:bCs w:val="0"/>
              </w:rPr>
            </w:pPr>
          </w:p>
          <w:p w14:paraId="394EA1EE" w14:textId="77777777" w:rsidR="00B93890" w:rsidRPr="0017266F" w:rsidRDefault="00B93890" w:rsidP="001249A0">
            <w:pPr>
              <w:pStyle w:val="ECONORMAL"/>
              <w:spacing w:line="276" w:lineRule="auto"/>
              <w:rPr>
                <w:rFonts w:eastAsia="Times New Roman"/>
                <w:bCs w:val="0"/>
              </w:rPr>
            </w:pPr>
          </w:p>
          <w:p w14:paraId="05484864" w14:textId="7B063C92" w:rsidR="001249A0" w:rsidRPr="0017266F" w:rsidRDefault="001249A0" w:rsidP="001249A0">
            <w:pPr>
              <w:pStyle w:val="ECONORMAL"/>
              <w:spacing w:line="276" w:lineRule="auto"/>
              <w:rPr>
                <w:rFonts w:eastAsia="Times New Roman"/>
                <w:b w:val="0"/>
              </w:rPr>
            </w:pPr>
            <w:r w:rsidRPr="0017266F">
              <w:rPr>
                <w:rFonts w:eastAsia="Times New Roman"/>
                <w:b w:val="0"/>
              </w:rPr>
              <w:t>ÁREA METALMECÁNICA</w:t>
            </w:r>
          </w:p>
        </w:tc>
        <w:tc>
          <w:tcPr>
            <w:tcW w:w="3754" w:type="pct"/>
            <w:tcBorders>
              <w:top w:val="single" w:sz="4" w:space="0" w:color="auto"/>
              <w:left w:val="single" w:sz="4" w:space="0" w:color="auto"/>
              <w:bottom w:val="single" w:sz="4" w:space="0" w:color="auto"/>
              <w:right w:val="single" w:sz="4" w:space="0" w:color="auto"/>
            </w:tcBorders>
            <w:hideMark/>
          </w:tcPr>
          <w:p w14:paraId="410DE60A" w14:textId="77777777" w:rsidR="001249A0" w:rsidRPr="0017266F" w:rsidRDefault="001249A0" w:rsidP="001249A0">
            <w:pPr>
              <w:pStyle w:val="ECONORMAL"/>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b/>
              </w:rPr>
            </w:pPr>
            <w:r w:rsidRPr="0017266F">
              <w:rPr>
                <w:rFonts w:eastAsia="Times New Roman"/>
                <w:b/>
              </w:rPr>
              <w:t>RESIDUOS SÓLIDOS GENERADOS (metalmecánica)</w:t>
            </w:r>
          </w:p>
        </w:tc>
      </w:tr>
      <w:tr w:rsidR="001249A0" w:rsidRPr="0017266F" w14:paraId="6A9537FD" w14:textId="77777777" w:rsidTr="00C62E85">
        <w:trPr>
          <w:trHeight w:val="342"/>
        </w:trPr>
        <w:tc>
          <w:tcPr>
            <w:cnfStyle w:val="001000000000" w:firstRow="0" w:lastRow="0" w:firstColumn="1" w:lastColumn="0" w:oddVBand="0" w:evenVBand="0" w:oddHBand="0" w:evenHBand="0" w:firstRowFirstColumn="0" w:firstRowLastColumn="0" w:lastRowFirstColumn="0" w:lastRowLastColumn="0"/>
            <w:tcW w:w="1246" w:type="pct"/>
            <w:vMerge/>
            <w:tcBorders>
              <w:right w:val="single" w:sz="4" w:space="0" w:color="auto"/>
            </w:tcBorders>
            <w:hideMark/>
          </w:tcPr>
          <w:p w14:paraId="02FAAAD9" w14:textId="77777777" w:rsidR="001249A0" w:rsidRPr="0017266F" w:rsidRDefault="001249A0" w:rsidP="001249A0">
            <w:pPr>
              <w:pStyle w:val="ECONORMAL"/>
              <w:spacing w:line="276" w:lineRule="auto"/>
              <w:rPr>
                <w:rFonts w:eastAsia="Times New Roman"/>
                <w:b w:val="0"/>
              </w:rPr>
            </w:pPr>
          </w:p>
        </w:tc>
        <w:tc>
          <w:tcPr>
            <w:tcW w:w="3754" w:type="pct"/>
            <w:tcBorders>
              <w:top w:val="single" w:sz="4" w:space="0" w:color="auto"/>
              <w:left w:val="single" w:sz="4" w:space="0" w:color="auto"/>
              <w:bottom w:val="single" w:sz="4" w:space="0" w:color="auto"/>
              <w:right w:val="single" w:sz="4" w:space="0" w:color="auto"/>
            </w:tcBorders>
          </w:tcPr>
          <w:p w14:paraId="6578E926" w14:textId="77777777" w:rsidR="001249A0" w:rsidRPr="0017266F" w:rsidRDefault="001249A0" w:rsidP="001249A0">
            <w:pPr>
              <w:pStyle w:val="ECONORMAL"/>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sidRPr="0017266F">
              <w:rPr>
                <w:rFonts w:eastAsia="Times New Roman"/>
              </w:rPr>
              <w:t>Trapos impregnados</w:t>
            </w:r>
          </w:p>
        </w:tc>
      </w:tr>
      <w:tr w:rsidR="001249A0" w:rsidRPr="0017266F" w14:paraId="4EBEC747" w14:textId="77777777" w:rsidTr="00C62E85">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246" w:type="pct"/>
            <w:vMerge/>
            <w:tcBorders>
              <w:right w:val="single" w:sz="4" w:space="0" w:color="auto"/>
            </w:tcBorders>
          </w:tcPr>
          <w:p w14:paraId="7991C5F0" w14:textId="77777777" w:rsidR="001249A0" w:rsidRPr="0017266F" w:rsidRDefault="001249A0" w:rsidP="001249A0">
            <w:pPr>
              <w:pStyle w:val="ECONORMAL"/>
              <w:spacing w:line="276" w:lineRule="auto"/>
              <w:rPr>
                <w:rFonts w:eastAsia="Times New Roman"/>
                <w:b w:val="0"/>
              </w:rPr>
            </w:pPr>
          </w:p>
        </w:tc>
        <w:tc>
          <w:tcPr>
            <w:tcW w:w="3754" w:type="pct"/>
            <w:tcBorders>
              <w:top w:val="single" w:sz="4" w:space="0" w:color="auto"/>
              <w:left w:val="single" w:sz="4" w:space="0" w:color="auto"/>
              <w:bottom w:val="single" w:sz="4" w:space="0" w:color="auto"/>
              <w:right w:val="single" w:sz="4" w:space="0" w:color="auto"/>
            </w:tcBorders>
          </w:tcPr>
          <w:p w14:paraId="68639101" w14:textId="77777777" w:rsidR="001249A0" w:rsidRPr="0017266F" w:rsidRDefault="001249A0" w:rsidP="001249A0">
            <w:pPr>
              <w:pStyle w:val="ECONORMAL"/>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sidRPr="0017266F">
              <w:rPr>
                <w:rFonts w:eastAsia="Times New Roman"/>
              </w:rPr>
              <w:t>Filtros 3M 2097 para soldador</w:t>
            </w:r>
          </w:p>
        </w:tc>
      </w:tr>
      <w:tr w:rsidR="001249A0" w:rsidRPr="0017266F" w14:paraId="04D0442F" w14:textId="77777777" w:rsidTr="00C62E85">
        <w:trPr>
          <w:trHeight w:val="162"/>
        </w:trPr>
        <w:tc>
          <w:tcPr>
            <w:cnfStyle w:val="001000000000" w:firstRow="0" w:lastRow="0" w:firstColumn="1" w:lastColumn="0" w:oddVBand="0" w:evenVBand="0" w:oddHBand="0" w:evenHBand="0" w:firstRowFirstColumn="0" w:firstRowLastColumn="0" w:lastRowFirstColumn="0" w:lastRowLastColumn="0"/>
            <w:tcW w:w="1246" w:type="pct"/>
            <w:vMerge/>
            <w:tcBorders>
              <w:right w:val="single" w:sz="4" w:space="0" w:color="auto"/>
            </w:tcBorders>
            <w:hideMark/>
          </w:tcPr>
          <w:p w14:paraId="07EFC890" w14:textId="77777777" w:rsidR="001249A0" w:rsidRPr="0017266F" w:rsidRDefault="001249A0" w:rsidP="001249A0">
            <w:pPr>
              <w:pStyle w:val="ECONORMAL"/>
              <w:spacing w:line="276" w:lineRule="auto"/>
              <w:rPr>
                <w:rFonts w:eastAsia="Times New Roman"/>
                <w:b w:val="0"/>
              </w:rPr>
            </w:pPr>
          </w:p>
        </w:tc>
        <w:tc>
          <w:tcPr>
            <w:tcW w:w="3754" w:type="pct"/>
            <w:tcBorders>
              <w:top w:val="single" w:sz="4" w:space="0" w:color="auto"/>
              <w:left w:val="single" w:sz="4" w:space="0" w:color="auto"/>
              <w:bottom w:val="single" w:sz="4" w:space="0" w:color="auto"/>
              <w:right w:val="single" w:sz="4" w:space="0" w:color="auto"/>
            </w:tcBorders>
          </w:tcPr>
          <w:p w14:paraId="14EDE0A8" w14:textId="77777777" w:rsidR="001249A0" w:rsidRPr="0017266F" w:rsidRDefault="001249A0" w:rsidP="001249A0">
            <w:pPr>
              <w:pStyle w:val="ECONORMAL"/>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sidRPr="0017266F">
              <w:rPr>
                <w:rFonts w:eastAsia="Times New Roman"/>
              </w:rPr>
              <w:t>Aros metálicos, ganchos,</w:t>
            </w:r>
          </w:p>
        </w:tc>
      </w:tr>
      <w:tr w:rsidR="001249A0" w:rsidRPr="0017266F" w14:paraId="05656814" w14:textId="77777777" w:rsidTr="00C62E85">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246" w:type="pct"/>
            <w:vMerge/>
            <w:tcBorders>
              <w:right w:val="single" w:sz="4" w:space="0" w:color="auto"/>
            </w:tcBorders>
            <w:hideMark/>
          </w:tcPr>
          <w:p w14:paraId="44D46690" w14:textId="77777777" w:rsidR="001249A0" w:rsidRPr="0017266F" w:rsidRDefault="001249A0" w:rsidP="001249A0">
            <w:pPr>
              <w:pStyle w:val="ECONORMAL"/>
              <w:spacing w:line="276" w:lineRule="auto"/>
              <w:rPr>
                <w:rFonts w:eastAsia="Times New Roman"/>
                <w:b w:val="0"/>
              </w:rPr>
            </w:pPr>
          </w:p>
        </w:tc>
        <w:tc>
          <w:tcPr>
            <w:tcW w:w="3754" w:type="pct"/>
            <w:tcBorders>
              <w:top w:val="single" w:sz="4" w:space="0" w:color="auto"/>
              <w:left w:val="single" w:sz="4" w:space="0" w:color="auto"/>
              <w:bottom w:val="single" w:sz="4" w:space="0" w:color="auto"/>
              <w:right w:val="single" w:sz="4" w:space="0" w:color="auto"/>
            </w:tcBorders>
          </w:tcPr>
          <w:p w14:paraId="236F7197" w14:textId="77777777" w:rsidR="001249A0" w:rsidRPr="0017266F" w:rsidRDefault="001249A0" w:rsidP="001249A0">
            <w:pPr>
              <w:pStyle w:val="ECONORMAL"/>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sidRPr="0017266F">
              <w:rPr>
                <w:rFonts w:eastAsia="Times New Roman"/>
              </w:rPr>
              <w:t>Bolsas plásticas.</w:t>
            </w:r>
          </w:p>
        </w:tc>
      </w:tr>
      <w:tr w:rsidR="001249A0" w:rsidRPr="0017266F" w14:paraId="0315BC83" w14:textId="77777777" w:rsidTr="00C62E85">
        <w:trPr>
          <w:trHeight w:val="342"/>
        </w:trPr>
        <w:tc>
          <w:tcPr>
            <w:cnfStyle w:val="001000000000" w:firstRow="0" w:lastRow="0" w:firstColumn="1" w:lastColumn="0" w:oddVBand="0" w:evenVBand="0" w:oddHBand="0" w:evenHBand="0" w:firstRowFirstColumn="0" w:firstRowLastColumn="0" w:lastRowFirstColumn="0" w:lastRowLastColumn="0"/>
            <w:tcW w:w="1246" w:type="pct"/>
            <w:vMerge/>
            <w:tcBorders>
              <w:right w:val="single" w:sz="4" w:space="0" w:color="auto"/>
            </w:tcBorders>
          </w:tcPr>
          <w:p w14:paraId="1E567FEA" w14:textId="77777777" w:rsidR="001249A0" w:rsidRPr="0017266F" w:rsidRDefault="001249A0" w:rsidP="001249A0">
            <w:pPr>
              <w:pStyle w:val="ECONORMAL"/>
              <w:spacing w:line="276" w:lineRule="auto"/>
              <w:rPr>
                <w:rFonts w:eastAsia="Times New Roman"/>
                <w:b w:val="0"/>
              </w:rPr>
            </w:pPr>
          </w:p>
        </w:tc>
        <w:tc>
          <w:tcPr>
            <w:tcW w:w="3754" w:type="pct"/>
            <w:tcBorders>
              <w:top w:val="single" w:sz="4" w:space="0" w:color="auto"/>
              <w:left w:val="single" w:sz="4" w:space="0" w:color="auto"/>
              <w:bottom w:val="single" w:sz="4" w:space="0" w:color="auto"/>
              <w:right w:val="single" w:sz="4" w:space="0" w:color="auto"/>
            </w:tcBorders>
          </w:tcPr>
          <w:p w14:paraId="7775F3C5" w14:textId="77777777" w:rsidR="001249A0" w:rsidRPr="0017266F" w:rsidRDefault="001249A0" w:rsidP="001249A0">
            <w:pPr>
              <w:pStyle w:val="ECONORMAL"/>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sidRPr="0017266F">
              <w:rPr>
                <w:rFonts w:eastAsia="Times New Roman"/>
              </w:rPr>
              <w:t>Viruta de aluminio, discos de pulidora, colillas de soldadura, cepillo metálico</w:t>
            </w:r>
          </w:p>
        </w:tc>
      </w:tr>
      <w:tr w:rsidR="001249A0" w:rsidRPr="0017266F" w14:paraId="00D01250" w14:textId="77777777" w:rsidTr="00C62E85">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246" w:type="pct"/>
            <w:vMerge/>
            <w:tcBorders>
              <w:right w:val="single" w:sz="4" w:space="0" w:color="auto"/>
            </w:tcBorders>
            <w:hideMark/>
          </w:tcPr>
          <w:p w14:paraId="73EDAF73" w14:textId="77777777" w:rsidR="001249A0" w:rsidRPr="0017266F" w:rsidRDefault="001249A0" w:rsidP="001249A0">
            <w:pPr>
              <w:pStyle w:val="ECONORMAL"/>
              <w:spacing w:line="276" w:lineRule="auto"/>
              <w:rPr>
                <w:rFonts w:eastAsia="Times New Roman"/>
                <w:b w:val="0"/>
              </w:rPr>
            </w:pPr>
          </w:p>
        </w:tc>
        <w:tc>
          <w:tcPr>
            <w:tcW w:w="3754" w:type="pct"/>
            <w:tcBorders>
              <w:top w:val="single" w:sz="4" w:space="0" w:color="auto"/>
              <w:left w:val="single" w:sz="4" w:space="0" w:color="auto"/>
              <w:bottom w:val="single" w:sz="4" w:space="0" w:color="auto"/>
              <w:right w:val="single" w:sz="4" w:space="0" w:color="auto"/>
            </w:tcBorders>
          </w:tcPr>
          <w:p w14:paraId="0070C206" w14:textId="77777777" w:rsidR="001249A0" w:rsidRPr="0017266F" w:rsidRDefault="001249A0" w:rsidP="001249A0">
            <w:pPr>
              <w:pStyle w:val="ECONORMAL"/>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sidRPr="0017266F">
              <w:rPr>
                <w:rFonts w:eastAsia="Times New Roman"/>
              </w:rPr>
              <w:t>Brocas de taladro, chatarra</w:t>
            </w:r>
          </w:p>
        </w:tc>
      </w:tr>
      <w:tr w:rsidR="001249A0" w:rsidRPr="0017266F" w14:paraId="436C5F6A" w14:textId="77777777" w:rsidTr="00C62E85">
        <w:trPr>
          <w:trHeight w:val="342"/>
        </w:trPr>
        <w:tc>
          <w:tcPr>
            <w:cnfStyle w:val="001000000000" w:firstRow="0" w:lastRow="0" w:firstColumn="1" w:lastColumn="0" w:oddVBand="0" w:evenVBand="0" w:oddHBand="0" w:evenHBand="0" w:firstRowFirstColumn="0" w:firstRowLastColumn="0" w:lastRowFirstColumn="0" w:lastRowLastColumn="0"/>
            <w:tcW w:w="1246" w:type="pct"/>
            <w:vMerge/>
            <w:tcBorders>
              <w:right w:val="single" w:sz="4" w:space="0" w:color="auto"/>
            </w:tcBorders>
          </w:tcPr>
          <w:p w14:paraId="495B2808" w14:textId="77777777" w:rsidR="001249A0" w:rsidRPr="0017266F" w:rsidRDefault="001249A0" w:rsidP="001249A0">
            <w:pPr>
              <w:pStyle w:val="ECONORMAL"/>
              <w:spacing w:line="276" w:lineRule="auto"/>
              <w:rPr>
                <w:rFonts w:eastAsia="Times New Roman"/>
                <w:b w:val="0"/>
              </w:rPr>
            </w:pPr>
          </w:p>
        </w:tc>
        <w:tc>
          <w:tcPr>
            <w:tcW w:w="3754" w:type="pct"/>
            <w:tcBorders>
              <w:top w:val="single" w:sz="4" w:space="0" w:color="auto"/>
              <w:left w:val="single" w:sz="4" w:space="0" w:color="auto"/>
              <w:bottom w:val="single" w:sz="4" w:space="0" w:color="auto"/>
              <w:right w:val="single" w:sz="4" w:space="0" w:color="auto"/>
            </w:tcBorders>
          </w:tcPr>
          <w:p w14:paraId="491B9D3F" w14:textId="77777777" w:rsidR="001249A0" w:rsidRPr="0017266F" w:rsidRDefault="001249A0" w:rsidP="001249A0">
            <w:pPr>
              <w:pStyle w:val="ECONORMAL"/>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sidRPr="0017266F">
              <w:rPr>
                <w:rFonts w:eastAsia="Times New Roman"/>
              </w:rPr>
              <w:t>Lanillas usadas</w:t>
            </w:r>
          </w:p>
        </w:tc>
      </w:tr>
      <w:tr w:rsidR="001249A0" w:rsidRPr="0017266F" w14:paraId="05830DDE" w14:textId="77777777" w:rsidTr="00C62E85">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246" w:type="pct"/>
            <w:vMerge/>
            <w:tcBorders>
              <w:right w:val="single" w:sz="4" w:space="0" w:color="auto"/>
            </w:tcBorders>
          </w:tcPr>
          <w:p w14:paraId="2F954412" w14:textId="77777777" w:rsidR="001249A0" w:rsidRPr="0017266F" w:rsidRDefault="001249A0" w:rsidP="001249A0">
            <w:pPr>
              <w:pStyle w:val="ECONORMAL"/>
              <w:spacing w:line="276" w:lineRule="auto"/>
              <w:rPr>
                <w:rFonts w:eastAsia="Times New Roman"/>
                <w:b w:val="0"/>
              </w:rPr>
            </w:pPr>
          </w:p>
        </w:tc>
        <w:tc>
          <w:tcPr>
            <w:tcW w:w="3754" w:type="pct"/>
            <w:tcBorders>
              <w:top w:val="single" w:sz="4" w:space="0" w:color="auto"/>
              <w:left w:val="single" w:sz="4" w:space="0" w:color="auto"/>
              <w:bottom w:val="single" w:sz="4" w:space="0" w:color="auto"/>
              <w:right w:val="single" w:sz="4" w:space="0" w:color="auto"/>
            </w:tcBorders>
          </w:tcPr>
          <w:p w14:paraId="0C6122DC" w14:textId="77777777" w:rsidR="001249A0" w:rsidRPr="0017266F" w:rsidRDefault="001249A0" w:rsidP="001249A0">
            <w:pPr>
              <w:pStyle w:val="ECONORMAL"/>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sidRPr="0017266F">
              <w:rPr>
                <w:rFonts w:eastAsia="Times New Roman"/>
              </w:rPr>
              <w:t>Trapos impregnados</w:t>
            </w:r>
          </w:p>
        </w:tc>
      </w:tr>
      <w:tr w:rsidR="001249A0" w:rsidRPr="0017266F" w14:paraId="7DB56D80" w14:textId="77777777" w:rsidTr="00C62E85">
        <w:trPr>
          <w:trHeight w:val="342"/>
        </w:trPr>
        <w:tc>
          <w:tcPr>
            <w:cnfStyle w:val="001000000000" w:firstRow="0" w:lastRow="0" w:firstColumn="1" w:lastColumn="0" w:oddVBand="0" w:evenVBand="0" w:oddHBand="0" w:evenHBand="0" w:firstRowFirstColumn="0" w:firstRowLastColumn="0" w:lastRowFirstColumn="0" w:lastRowLastColumn="0"/>
            <w:tcW w:w="1246" w:type="pct"/>
            <w:vMerge/>
            <w:tcBorders>
              <w:right w:val="single" w:sz="4" w:space="0" w:color="auto"/>
            </w:tcBorders>
          </w:tcPr>
          <w:p w14:paraId="0FB7BD1E" w14:textId="77777777" w:rsidR="001249A0" w:rsidRPr="0017266F" w:rsidRDefault="001249A0" w:rsidP="001249A0">
            <w:pPr>
              <w:pStyle w:val="ECONORMAL"/>
              <w:spacing w:line="276" w:lineRule="auto"/>
              <w:rPr>
                <w:rFonts w:eastAsia="Times New Roman"/>
                <w:b w:val="0"/>
              </w:rPr>
            </w:pPr>
          </w:p>
        </w:tc>
        <w:tc>
          <w:tcPr>
            <w:tcW w:w="3754" w:type="pct"/>
            <w:tcBorders>
              <w:top w:val="single" w:sz="4" w:space="0" w:color="auto"/>
              <w:left w:val="single" w:sz="4" w:space="0" w:color="auto"/>
              <w:bottom w:val="single" w:sz="4" w:space="0" w:color="auto"/>
              <w:right w:val="single" w:sz="4" w:space="0" w:color="auto"/>
            </w:tcBorders>
          </w:tcPr>
          <w:p w14:paraId="16DED59C" w14:textId="77777777" w:rsidR="001249A0" w:rsidRPr="0017266F" w:rsidRDefault="001249A0" w:rsidP="001249A0">
            <w:pPr>
              <w:pStyle w:val="ECONORMAL"/>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sidRPr="0017266F">
              <w:rPr>
                <w:rFonts w:eastAsia="Times New Roman"/>
              </w:rPr>
              <w:t>Zuncho metálico, residuos de soldadura</w:t>
            </w:r>
          </w:p>
        </w:tc>
      </w:tr>
      <w:tr w:rsidR="001249A0" w:rsidRPr="0017266F" w14:paraId="142840AA" w14:textId="77777777" w:rsidTr="00C62E85">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246" w:type="pct"/>
            <w:vMerge/>
            <w:tcBorders>
              <w:right w:val="single" w:sz="4" w:space="0" w:color="auto"/>
            </w:tcBorders>
          </w:tcPr>
          <w:p w14:paraId="3436D1AB" w14:textId="77777777" w:rsidR="001249A0" w:rsidRPr="0017266F" w:rsidRDefault="001249A0" w:rsidP="001249A0">
            <w:pPr>
              <w:pStyle w:val="ECONORMAL"/>
              <w:spacing w:line="276" w:lineRule="auto"/>
              <w:rPr>
                <w:rFonts w:eastAsia="Times New Roman"/>
                <w:b w:val="0"/>
              </w:rPr>
            </w:pPr>
          </w:p>
        </w:tc>
        <w:tc>
          <w:tcPr>
            <w:tcW w:w="3754" w:type="pct"/>
            <w:tcBorders>
              <w:top w:val="single" w:sz="4" w:space="0" w:color="auto"/>
              <w:left w:val="single" w:sz="4" w:space="0" w:color="auto"/>
              <w:bottom w:val="single" w:sz="4" w:space="0" w:color="auto"/>
              <w:right w:val="single" w:sz="4" w:space="0" w:color="auto"/>
            </w:tcBorders>
          </w:tcPr>
          <w:p w14:paraId="361664DD" w14:textId="77777777" w:rsidR="001249A0" w:rsidRPr="0017266F" w:rsidRDefault="001249A0" w:rsidP="001249A0">
            <w:pPr>
              <w:pStyle w:val="ECONORMAL"/>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sidRPr="0017266F">
              <w:rPr>
                <w:rFonts w:eastAsia="Times New Roman"/>
              </w:rPr>
              <w:t>Cajas de cartón.</w:t>
            </w:r>
          </w:p>
        </w:tc>
      </w:tr>
      <w:tr w:rsidR="001249A0" w:rsidRPr="0017266F" w14:paraId="7C33C933" w14:textId="77777777" w:rsidTr="00C62E85">
        <w:trPr>
          <w:trHeight w:val="968"/>
        </w:trPr>
        <w:tc>
          <w:tcPr>
            <w:cnfStyle w:val="001000000000" w:firstRow="0" w:lastRow="0" w:firstColumn="1" w:lastColumn="0" w:oddVBand="0" w:evenVBand="0" w:oddHBand="0" w:evenHBand="0" w:firstRowFirstColumn="0" w:firstRowLastColumn="0" w:lastRowFirstColumn="0" w:lastRowLastColumn="0"/>
            <w:tcW w:w="1246" w:type="pct"/>
            <w:vMerge/>
            <w:tcBorders>
              <w:right w:val="single" w:sz="4" w:space="0" w:color="auto"/>
            </w:tcBorders>
            <w:hideMark/>
          </w:tcPr>
          <w:p w14:paraId="67456D15" w14:textId="77777777" w:rsidR="001249A0" w:rsidRPr="0017266F" w:rsidRDefault="001249A0" w:rsidP="001249A0">
            <w:pPr>
              <w:pStyle w:val="ECONORMAL"/>
              <w:spacing w:line="276" w:lineRule="auto"/>
              <w:rPr>
                <w:rFonts w:eastAsia="Times New Roman"/>
                <w:b w:val="0"/>
              </w:rPr>
            </w:pPr>
          </w:p>
        </w:tc>
        <w:tc>
          <w:tcPr>
            <w:tcW w:w="3754" w:type="pct"/>
            <w:tcBorders>
              <w:top w:val="single" w:sz="4" w:space="0" w:color="auto"/>
              <w:left w:val="single" w:sz="4" w:space="0" w:color="auto"/>
              <w:bottom w:val="single" w:sz="4" w:space="0" w:color="auto"/>
              <w:right w:val="single" w:sz="4" w:space="0" w:color="auto"/>
            </w:tcBorders>
            <w:noWrap/>
            <w:hideMark/>
          </w:tcPr>
          <w:p w14:paraId="6D76A8BA" w14:textId="77777777" w:rsidR="001249A0" w:rsidRPr="0017266F" w:rsidRDefault="001249A0" w:rsidP="001249A0">
            <w:pPr>
              <w:pStyle w:val="ECONORMAL"/>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sidRPr="0017266F">
              <w:rPr>
                <w:rFonts w:eastAsia="Times New Roman"/>
              </w:rPr>
              <w:t xml:space="preserve">Residuos ordinarios (Alimentos -servilletas- hojarasca- empaques de comida- cáscara de frutas- vasos desechables – mezcladores- </w:t>
            </w:r>
            <w:proofErr w:type="spellStart"/>
            <w:r w:rsidRPr="0017266F">
              <w:rPr>
                <w:rFonts w:eastAsia="Times New Roman"/>
              </w:rPr>
              <w:t>stick</w:t>
            </w:r>
            <w:proofErr w:type="spellEnd"/>
            <w:r w:rsidRPr="0017266F">
              <w:rPr>
                <w:rFonts w:eastAsia="Times New Roman"/>
              </w:rPr>
              <w:t xml:space="preserve"> pack de azúcar- platos desechables -cubiertos desechables – misceláneos (baños)).</w:t>
            </w:r>
          </w:p>
        </w:tc>
      </w:tr>
    </w:tbl>
    <w:p w14:paraId="75DFF23F" w14:textId="3143EE23" w:rsidR="00192681" w:rsidRPr="0017266F" w:rsidRDefault="001249A0" w:rsidP="009A4EBC">
      <w:pPr>
        <w:pStyle w:val="ECONORMAL"/>
        <w:jc w:val="center"/>
        <w:rPr>
          <w:rFonts w:eastAsia="Times New Roman"/>
          <w:sz w:val="20"/>
          <w:szCs w:val="20"/>
        </w:rPr>
      </w:pPr>
      <w:r w:rsidRPr="0017266F">
        <w:rPr>
          <w:rFonts w:eastAsia="Times New Roman"/>
          <w:sz w:val="20"/>
          <w:szCs w:val="20"/>
        </w:rPr>
        <w:lastRenderedPageBreak/>
        <w:t xml:space="preserve">Fuente: </w:t>
      </w:r>
      <w:bookmarkStart w:id="118" w:name="_Toc455038873"/>
      <w:bookmarkStart w:id="119" w:name="_Toc457198640"/>
      <w:r w:rsidR="005709AB" w:rsidRPr="001C4868">
        <w:t>INGENIERÍA Y SERVICIOS DE COLOMBIA D&amp;R SAS</w:t>
      </w:r>
    </w:p>
    <w:p w14:paraId="1CF55866" w14:textId="77777777" w:rsidR="009A4EBC" w:rsidRPr="0017266F" w:rsidRDefault="009A4EBC" w:rsidP="009A4EBC">
      <w:pPr>
        <w:pStyle w:val="ECONORMAL"/>
        <w:jc w:val="center"/>
        <w:rPr>
          <w:rFonts w:eastAsia="Times New Roman"/>
          <w:sz w:val="20"/>
          <w:szCs w:val="20"/>
        </w:rPr>
      </w:pPr>
    </w:p>
    <w:p w14:paraId="2A9841F7" w14:textId="38A39CAB" w:rsidR="002462F5" w:rsidRPr="0017266F" w:rsidRDefault="001249A0" w:rsidP="009A4EBC">
      <w:pPr>
        <w:pStyle w:val="Ttulo2"/>
      </w:pPr>
      <w:bookmarkStart w:id="120" w:name="_Toc53825705"/>
      <w:r w:rsidRPr="0017266F">
        <w:t xml:space="preserve">Procesos de </w:t>
      </w:r>
      <w:r w:rsidR="002462F5" w:rsidRPr="0017266F">
        <w:t>A</w:t>
      </w:r>
      <w:r w:rsidRPr="0017266F">
        <w:t>poyo.</w:t>
      </w:r>
      <w:bookmarkEnd w:id="120"/>
      <w:r w:rsidRPr="0017266F">
        <w:t xml:space="preserve">  </w:t>
      </w:r>
    </w:p>
    <w:p w14:paraId="0973C685" w14:textId="610CDC97" w:rsidR="00C62E85" w:rsidRPr="0017266F" w:rsidRDefault="00E657D4" w:rsidP="009A4EBC">
      <w:pPr>
        <w:pStyle w:val="ECONORMAL"/>
        <w:rPr>
          <w:sz w:val="24"/>
          <w:szCs w:val="24"/>
        </w:rPr>
      </w:pPr>
      <w:r w:rsidRPr="0017266F">
        <w:rPr>
          <w:sz w:val="24"/>
          <w:szCs w:val="24"/>
        </w:rPr>
        <w:t xml:space="preserve">Se </w:t>
      </w:r>
      <w:r w:rsidR="001249A0" w:rsidRPr="0017266F">
        <w:rPr>
          <w:sz w:val="24"/>
          <w:szCs w:val="24"/>
        </w:rPr>
        <w:t>agrupan sinérgicamente los procesos financieros</w:t>
      </w:r>
      <w:r w:rsidR="00CD0385">
        <w:rPr>
          <w:sz w:val="24"/>
          <w:szCs w:val="24"/>
        </w:rPr>
        <w:t xml:space="preserve">, </w:t>
      </w:r>
      <w:r w:rsidR="001249A0" w:rsidRPr="0017266F">
        <w:rPr>
          <w:sz w:val="24"/>
          <w:szCs w:val="24"/>
        </w:rPr>
        <w:t>proceso</w:t>
      </w:r>
      <w:r w:rsidR="00CD0385">
        <w:rPr>
          <w:sz w:val="24"/>
          <w:szCs w:val="24"/>
        </w:rPr>
        <w:t>s</w:t>
      </w:r>
      <w:r w:rsidR="001249A0" w:rsidRPr="0017266F">
        <w:rPr>
          <w:sz w:val="24"/>
          <w:szCs w:val="24"/>
        </w:rPr>
        <w:t xml:space="preserve"> Administrativos</w:t>
      </w:r>
      <w:r w:rsidR="00CD0385">
        <w:rPr>
          <w:sz w:val="24"/>
          <w:szCs w:val="24"/>
        </w:rPr>
        <w:t xml:space="preserve">, </w:t>
      </w:r>
      <w:r w:rsidR="00D71296">
        <w:rPr>
          <w:sz w:val="24"/>
          <w:szCs w:val="24"/>
        </w:rPr>
        <w:t>Recurso</w:t>
      </w:r>
      <w:r w:rsidR="00CD0385">
        <w:rPr>
          <w:sz w:val="24"/>
          <w:szCs w:val="24"/>
        </w:rPr>
        <w:t>s</w:t>
      </w:r>
      <w:r w:rsidR="001249A0" w:rsidRPr="0017266F">
        <w:rPr>
          <w:sz w:val="24"/>
          <w:szCs w:val="24"/>
        </w:rPr>
        <w:t xml:space="preserve"> </w:t>
      </w:r>
      <w:r w:rsidR="005B5909" w:rsidRPr="0017266F">
        <w:rPr>
          <w:sz w:val="24"/>
          <w:szCs w:val="24"/>
        </w:rPr>
        <w:t>H</w:t>
      </w:r>
      <w:r w:rsidR="001249A0" w:rsidRPr="0017266F">
        <w:rPr>
          <w:sz w:val="24"/>
          <w:szCs w:val="24"/>
        </w:rPr>
        <w:t>umano</w:t>
      </w:r>
      <w:r w:rsidR="00CD0385">
        <w:rPr>
          <w:sz w:val="24"/>
          <w:szCs w:val="24"/>
        </w:rPr>
        <w:t>s</w:t>
      </w:r>
      <w:r w:rsidR="001249A0" w:rsidRPr="0017266F">
        <w:rPr>
          <w:sz w:val="24"/>
          <w:szCs w:val="24"/>
        </w:rPr>
        <w:t xml:space="preserve">, </w:t>
      </w:r>
      <w:r w:rsidR="005B5909" w:rsidRPr="0017266F">
        <w:rPr>
          <w:sz w:val="24"/>
          <w:szCs w:val="24"/>
        </w:rPr>
        <w:t>S</w:t>
      </w:r>
      <w:r w:rsidR="001249A0" w:rsidRPr="0017266F">
        <w:rPr>
          <w:sz w:val="24"/>
          <w:szCs w:val="24"/>
        </w:rPr>
        <w:t xml:space="preserve">eguridad, </w:t>
      </w:r>
      <w:r w:rsidR="005B5909" w:rsidRPr="0017266F">
        <w:rPr>
          <w:sz w:val="24"/>
          <w:szCs w:val="24"/>
        </w:rPr>
        <w:t>S</w:t>
      </w:r>
      <w:r w:rsidR="001249A0" w:rsidRPr="0017266F">
        <w:rPr>
          <w:sz w:val="24"/>
          <w:szCs w:val="24"/>
        </w:rPr>
        <w:t xml:space="preserve">alud en el </w:t>
      </w:r>
      <w:r w:rsidR="005B5909" w:rsidRPr="0017266F">
        <w:rPr>
          <w:sz w:val="24"/>
          <w:szCs w:val="24"/>
        </w:rPr>
        <w:t>T</w:t>
      </w:r>
      <w:r w:rsidR="001249A0" w:rsidRPr="0017266F">
        <w:rPr>
          <w:sz w:val="24"/>
          <w:szCs w:val="24"/>
        </w:rPr>
        <w:t xml:space="preserve">rabajo y Ambiental. </w:t>
      </w:r>
      <w:bookmarkEnd w:id="118"/>
      <w:bookmarkEnd w:id="119"/>
    </w:p>
    <w:p w14:paraId="563AE310" w14:textId="77777777" w:rsidR="00B93890" w:rsidRPr="0017266F" w:rsidRDefault="00B93890" w:rsidP="009A4EBC">
      <w:pPr>
        <w:pStyle w:val="ECONORMAL"/>
        <w:rPr>
          <w:sz w:val="24"/>
          <w:szCs w:val="24"/>
        </w:rPr>
      </w:pPr>
    </w:p>
    <w:p w14:paraId="6DDBA35C" w14:textId="05B859E0" w:rsidR="00B90F9B" w:rsidRPr="0017266F" w:rsidRDefault="00DB55FC" w:rsidP="0007288D">
      <w:pPr>
        <w:pStyle w:val="Descripcin"/>
        <w:jc w:val="center"/>
        <w:rPr>
          <w:rFonts w:ascii="Arial" w:hAnsi="Arial" w:cs="Arial"/>
          <w:color w:val="auto"/>
          <w:sz w:val="22"/>
          <w:szCs w:val="22"/>
        </w:rPr>
      </w:pPr>
      <w:bookmarkStart w:id="121" w:name="_Toc33597134"/>
      <w:bookmarkStart w:id="122" w:name="_Toc35960039"/>
      <w:r w:rsidRPr="0017266F">
        <w:rPr>
          <w:rFonts w:ascii="Arial" w:hAnsi="Arial" w:cs="Arial"/>
          <w:color w:val="auto"/>
          <w:sz w:val="22"/>
          <w:szCs w:val="22"/>
        </w:rPr>
        <w:t>Tabla</w:t>
      </w:r>
      <w:r w:rsidR="0079075E">
        <w:rPr>
          <w:rFonts w:ascii="Arial" w:hAnsi="Arial" w:cs="Arial"/>
          <w:color w:val="auto"/>
          <w:sz w:val="22"/>
          <w:szCs w:val="22"/>
        </w:rPr>
        <w:t xml:space="preserve"> 7</w:t>
      </w:r>
      <w:r w:rsidR="0007288D" w:rsidRPr="0017266F">
        <w:rPr>
          <w:rFonts w:ascii="Arial" w:hAnsi="Arial" w:cs="Arial"/>
          <w:color w:val="auto"/>
          <w:sz w:val="22"/>
          <w:szCs w:val="22"/>
        </w:rPr>
        <w:t xml:space="preserve">. </w:t>
      </w:r>
      <w:r w:rsidR="001249A0" w:rsidRPr="0017266F">
        <w:rPr>
          <w:rFonts w:ascii="Arial" w:hAnsi="Arial" w:cs="Arial"/>
          <w:color w:val="auto"/>
          <w:sz w:val="22"/>
          <w:szCs w:val="22"/>
        </w:rPr>
        <w:t xml:space="preserve">Residuos </w:t>
      </w:r>
      <w:r w:rsidR="005B5909" w:rsidRPr="0017266F">
        <w:rPr>
          <w:rFonts w:ascii="Arial" w:hAnsi="Arial" w:cs="Arial"/>
          <w:color w:val="auto"/>
          <w:sz w:val="22"/>
          <w:szCs w:val="22"/>
        </w:rPr>
        <w:t>S</w:t>
      </w:r>
      <w:r w:rsidR="001249A0" w:rsidRPr="0017266F">
        <w:rPr>
          <w:rFonts w:ascii="Arial" w:hAnsi="Arial" w:cs="Arial"/>
          <w:color w:val="auto"/>
          <w:sz w:val="22"/>
          <w:szCs w:val="22"/>
        </w:rPr>
        <w:t xml:space="preserve">ólidos </w:t>
      </w:r>
      <w:r w:rsidR="005B5909" w:rsidRPr="0017266F">
        <w:rPr>
          <w:rFonts w:ascii="Arial" w:hAnsi="Arial" w:cs="Arial"/>
          <w:color w:val="auto"/>
          <w:sz w:val="22"/>
          <w:szCs w:val="22"/>
        </w:rPr>
        <w:t>G</w:t>
      </w:r>
      <w:r w:rsidR="001249A0" w:rsidRPr="0017266F">
        <w:rPr>
          <w:rFonts w:ascii="Arial" w:hAnsi="Arial" w:cs="Arial"/>
          <w:color w:val="auto"/>
          <w:sz w:val="22"/>
          <w:szCs w:val="22"/>
        </w:rPr>
        <w:t xml:space="preserve">enerados </w:t>
      </w:r>
      <w:bookmarkEnd w:id="121"/>
      <w:bookmarkEnd w:id="122"/>
      <w:r w:rsidR="00CD0385" w:rsidRPr="0017266F">
        <w:rPr>
          <w:rFonts w:ascii="Arial" w:hAnsi="Arial" w:cs="Arial"/>
          <w:color w:val="auto"/>
          <w:sz w:val="22"/>
          <w:szCs w:val="22"/>
        </w:rPr>
        <w:t>– Financiera</w:t>
      </w:r>
    </w:p>
    <w:tbl>
      <w:tblPr>
        <w:tblStyle w:val="Tabladelista3-nfasis6"/>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1"/>
        <w:gridCol w:w="6127"/>
      </w:tblGrid>
      <w:tr w:rsidR="001249A0" w:rsidRPr="0017266F" w14:paraId="28A8D3E9" w14:textId="77777777" w:rsidTr="00CD0385">
        <w:trPr>
          <w:cnfStyle w:val="100000000000" w:firstRow="1" w:lastRow="0" w:firstColumn="0" w:lastColumn="0" w:oddVBand="0" w:evenVBand="0" w:oddHBand="0" w:evenHBand="0" w:firstRowFirstColumn="0" w:firstRowLastColumn="0" w:lastRowFirstColumn="0" w:lastRowLastColumn="0"/>
          <w:trHeight w:val="330"/>
        </w:trPr>
        <w:tc>
          <w:tcPr>
            <w:cnfStyle w:val="001000000100" w:firstRow="0" w:lastRow="0" w:firstColumn="1" w:lastColumn="0" w:oddVBand="0" w:evenVBand="0" w:oddHBand="0" w:evenHBand="0" w:firstRowFirstColumn="1" w:firstRowLastColumn="0" w:lastRowFirstColumn="0" w:lastRowLastColumn="0"/>
            <w:tcW w:w="1530" w:type="pct"/>
            <w:tcBorders>
              <w:bottom w:val="none" w:sz="0" w:space="0" w:color="auto"/>
              <w:right w:val="none" w:sz="0" w:space="0" w:color="auto"/>
            </w:tcBorders>
            <w:shd w:val="clear" w:color="auto" w:fill="BFBFBF" w:themeFill="background1" w:themeFillShade="BF"/>
            <w:noWrap/>
            <w:hideMark/>
          </w:tcPr>
          <w:p w14:paraId="1E91BFBC" w14:textId="77777777" w:rsidR="001249A0" w:rsidRPr="00CD0385" w:rsidRDefault="001249A0" w:rsidP="001249A0">
            <w:pPr>
              <w:pStyle w:val="ECONORMAL"/>
              <w:spacing w:line="276" w:lineRule="auto"/>
              <w:jc w:val="center"/>
              <w:rPr>
                <w:rFonts w:eastAsia="Times New Roman"/>
                <w:bCs w:val="0"/>
                <w:color w:val="auto"/>
                <w:sz w:val="24"/>
                <w:szCs w:val="24"/>
              </w:rPr>
            </w:pPr>
            <w:r w:rsidRPr="00CD0385">
              <w:rPr>
                <w:rFonts w:eastAsia="Times New Roman"/>
                <w:bCs w:val="0"/>
                <w:color w:val="auto"/>
                <w:sz w:val="24"/>
                <w:szCs w:val="24"/>
              </w:rPr>
              <w:t>PROCESO</w:t>
            </w:r>
          </w:p>
        </w:tc>
        <w:tc>
          <w:tcPr>
            <w:tcW w:w="3470" w:type="pct"/>
            <w:shd w:val="clear" w:color="auto" w:fill="BFBFBF" w:themeFill="background1" w:themeFillShade="BF"/>
            <w:hideMark/>
          </w:tcPr>
          <w:p w14:paraId="58755774" w14:textId="77777777" w:rsidR="001249A0" w:rsidRPr="00CD0385" w:rsidRDefault="001249A0" w:rsidP="001249A0">
            <w:pPr>
              <w:pStyle w:val="ECONORMAL"/>
              <w:spacing w:line="276" w:lineRule="auto"/>
              <w:jc w:val="center"/>
              <w:cnfStyle w:val="100000000000" w:firstRow="1" w:lastRow="0" w:firstColumn="0" w:lastColumn="0" w:oddVBand="0" w:evenVBand="0" w:oddHBand="0" w:evenHBand="0" w:firstRowFirstColumn="0" w:firstRowLastColumn="0" w:lastRowFirstColumn="0" w:lastRowLastColumn="0"/>
              <w:rPr>
                <w:rFonts w:eastAsia="Times New Roman"/>
                <w:bCs w:val="0"/>
                <w:color w:val="auto"/>
                <w:sz w:val="24"/>
                <w:szCs w:val="24"/>
              </w:rPr>
            </w:pPr>
            <w:r w:rsidRPr="00CD0385">
              <w:rPr>
                <w:rFonts w:eastAsia="Times New Roman"/>
                <w:bCs w:val="0"/>
                <w:color w:val="auto"/>
                <w:sz w:val="24"/>
                <w:szCs w:val="24"/>
              </w:rPr>
              <w:t>RESIDUOS SÓLIDOS GENERADOS</w:t>
            </w:r>
          </w:p>
        </w:tc>
      </w:tr>
      <w:tr w:rsidR="00CD0385" w:rsidRPr="0017266F" w14:paraId="379892FA" w14:textId="77777777" w:rsidTr="00C62E85">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530" w:type="pct"/>
            <w:vMerge w:val="restart"/>
            <w:hideMark/>
          </w:tcPr>
          <w:p w14:paraId="6FD65228" w14:textId="77777777" w:rsidR="00CD0385" w:rsidRPr="0017266F" w:rsidRDefault="00CD0385" w:rsidP="001249A0">
            <w:pPr>
              <w:pStyle w:val="ECONORMAL"/>
              <w:spacing w:line="276" w:lineRule="auto"/>
              <w:jc w:val="left"/>
              <w:rPr>
                <w:rFonts w:eastAsia="Times New Roman"/>
                <w:bCs w:val="0"/>
                <w:sz w:val="24"/>
                <w:szCs w:val="24"/>
              </w:rPr>
            </w:pPr>
          </w:p>
          <w:p w14:paraId="0C1AB16F" w14:textId="77777777" w:rsidR="00CD0385" w:rsidRPr="0017266F" w:rsidRDefault="00CD0385" w:rsidP="001249A0">
            <w:pPr>
              <w:pStyle w:val="ECONORMAL"/>
              <w:spacing w:line="276" w:lineRule="auto"/>
              <w:jc w:val="left"/>
              <w:rPr>
                <w:rFonts w:eastAsia="Times New Roman"/>
                <w:bCs w:val="0"/>
                <w:sz w:val="24"/>
                <w:szCs w:val="24"/>
              </w:rPr>
            </w:pPr>
          </w:p>
          <w:p w14:paraId="7715AE30" w14:textId="77777777" w:rsidR="00CD0385" w:rsidRPr="0017266F" w:rsidRDefault="00CD0385" w:rsidP="001249A0">
            <w:pPr>
              <w:pStyle w:val="ECONORMAL"/>
              <w:spacing w:line="276" w:lineRule="auto"/>
              <w:jc w:val="left"/>
              <w:rPr>
                <w:rFonts w:eastAsia="Times New Roman"/>
                <w:bCs w:val="0"/>
                <w:sz w:val="24"/>
                <w:szCs w:val="24"/>
              </w:rPr>
            </w:pPr>
          </w:p>
          <w:p w14:paraId="15C8507D" w14:textId="77777777" w:rsidR="00CD0385" w:rsidRPr="0017266F" w:rsidRDefault="00CD0385" w:rsidP="001249A0">
            <w:pPr>
              <w:pStyle w:val="ECONORMAL"/>
              <w:spacing w:line="276" w:lineRule="auto"/>
              <w:jc w:val="left"/>
              <w:rPr>
                <w:rFonts w:eastAsia="Times New Roman"/>
                <w:bCs w:val="0"/>
                <w:sz w:val="24"/>
                <w:szCs w:val="24"/>
              </w:rPr>
            </w:pPr>
          </w:p>
          <w:p w14:paraId="40C4985D" w14:textId="77777777" w:rsidR="00CD0385" w:rsidRPr="0017266F" w:rsidRDefault="00CD0385" w:rsidP="001249A0">
            <w:pPr>
              <w:pStyle w:val="ECONORMAL"/>
              <w:spacing w:line="276" w:lineRule="auto"/>
              <w:jc w:val="left"/>
              <w:rPr>
                <w:rFonts w:eastAsia="Times New Roman"/>
                <w:bCs w:val="0"/>
                <w:sz w:val="24"/>
                <w:szCs w:val="24"/>
              </w:rPr>
            </w:pPr>
          </w:p>
          <w:p w14:paraId="5115F02A" w14:textId="7D8EFE5C" w:rsidR="00CD0385" w:rsidRPr="0017266F" w:rsidRDefault="00CD0385" w:rsidP="001249A0">
            <w:pPr>
              <w:pStyle w:val="ECONORMAL"/>
              <w:spacing w:line="276" w:lineRule="auto"/>
              <w:jc w:val="center"/>
              <w:rPr>
                <w:rFonts w:eastAsia="Times New Roman"/>
                <w:b w:val="0"/>
                <w:sz w:val="24"/>
                <w:szCs w:val="24"/>
              </w:rPr>
            </w:pPr>
            <w:r w:rsidRPr="0017266F">
              <w:rPr>
                <w:rFonts w:eastAsia="Times New Roman"/>
                <w:b w:val="0"/>
                <w:sz w:val="24"/>
                <w:szCs w:val="24"/>
              </w:rPr>
              <w:t>FINANCIERA</w:t>
            </w:r>
          </w:p>
        </w:tc>
        <w:tc>
          <w:tcPr>
            <w:tcW w:w="3470" w:type="pct"/>
            <w:noWrap/>
            <w:hideMark/>
          </w:tcPr>
          <w:p w14:paraId="51AB66EE" w14:textId="77777777" w:rsidR="00CD0385" w:rsidRPr="0017266F" w:rsidRDefault="00CD0385" w:rsidP="001249A0">
            <w:pPr>
              <w:pStyle w:val="ECONORMAL"/>
              <w:spacing w:line="276" w:lineRule="auto"/>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sidRPr="0017266F">
              <w:rPr>
                <w:rFonts w:eastAsia="Times New Roman"/>
                <w:sz w:val="24"/>
                <w:szCs w:val="24"/>
              </w:rPr>
              <w:t>Papel impreso, escrito, reusado.</w:t>
            </w:r>
          </w:p>
        </w:tc>
      </w:tr>
      <w:tr w:rsidR="00CD0385" w:rsidRPr="0017266F" w14:paraId="6D9A1114" w14:textId="77777777" w:rsidTr="00C62E85">
        <w:trPr>
          <w:trHeight w:val="274"/>
        </w:trPr>
        <w:tc>
          <w:tcPr>
            <w:cnfStyle w:val="001000000000" w:firstRow="0" w:lastRow="0" w:firstColumn="1" w:lastColumn="0" w:oddVBand="0" w:evenVBand="0" w:oddHBand="0" w:evenHBand="0" w:firstRowFirstColumn="0" w:firstRowLastColumn="0" w:lastRowFirstColumn="0" w:lastRowLastColumn="0"/>
            <w:tcW w:w="1530" w:type="pct"/>
            <w:vMerge/>
            <w:hideMark/>
          </w:tcPr>
          <w:p w14:paraId="734B447A" w14:textId="77777777" w:rsidR="00CD0385" w:rsidRPr="0017266F" w:rsidRDefault="00CD0385" w:rsidP="001249A0">
            <w:pPr>
              <w:pStyle w:val="ECONORMAL"/>
              <w:spacing w:line="276" w:lineRule="auto"/>
              <w:rPr>
                <w:rFonts w:eastAsia="Times New Roman"/>
                <w:b w:val="0"/>
                <w:sz w:val="24"/>
                <w:szCs w:val="24"/>
              </w:rPr>
            </w:pPr>
          </w:p>
        </w:tc>
        <w:tc>
          <w:tcPr>
            <w:tcW w:w="3470" w:type="pct"/>
            <w:noWrap/>
            <w:hideMark/>
          </w:tcPr>
          <w:p w14:paraId="298EFD59" w14:textId="77777777" w:rsidR="00CD0385" w:rsidRPr="0017266F" w:rsidRDefault="00CD0385" w:rsidP="001249A0">
            <w:pPr>
              <w:pStyle w:val="ECONORMAL"/>
              <w:spacing w:line="276" w:lineRule="auto"/>
              <w:cnfStyle w:val="000000000000" w:firstRow="0" w:lastRow="0" w:firstColumn="0" w:lastColumn="0" w:oddVBand="0" w:evenVBand="0" w:oddHBand="0" w:evenHBand="0" w:firstRowFirstColumn="0" w:firstRowLastColumn="0" w:lastRowFirstColumn="0" w:lastRowLastColumn="0"/>
              <w:rPr>
                <w:rFonts w:eastAsia="Times New Roman"/>
                <w:sz w:val="24"/>
                <w:szCs w:val="24"/>
              </w:rPr>
            </w:pPr>
            <w:r w:rsidRPr="0017266F">
              <w:rPr>
                <w:rFonts w:eastAsia="Times New Roman"/>
                <w:sz w:val="24"/>
                <w:szCs w:val="24"/>
              </w:rPr>
              <w:t xml:space="preserve">Papel químico, papel adhesivo, </w:t>
            </w:r>
          </w:p>
        </w:tc>
      </w:tr>
      <w:tr w:rsidR="00CD0385" w:rsidRPr="0017266F" w14:paraId="48F2034D" w14:textId="77777777" w:rsidTr="00C62E85">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1530" w:type="pct"/>
            <w:vMerge/>
            <w:hideMark/>
          </w:tcPr>
          <w:p w14:paraId="4A8E0CA0" w14:textId="77777777" w:rsidR="00CD0385" w:rsidRPr="0017266F" w:rsidRDefault="00CD0385" w:rsidP="001249A0">
            <w:pPr>
              <w:pStyle w:val="ECONORMAL"/>
              <w:spacing w:line="276" w:lineRule="auto"/>
              <w:rPr>
                <w:rFonts w:eastAsia="Times New Roman"/>
                <w:b w:val="0"/>
                <w:sz w:val="24"/>
                <w:szCs w:val="24"/>
              </w:rPr>
            </w:pPr>
          </w:p>
        </w:tc>
        <w:tc>
          <w:tcPr>
            <w:tcW w:w="3470" w:type="pct"/>
            <w:noWrap/>
            <w:hideMark/>
          </w:tcPr>
          <w:p w14:paraId="46872061" w14:textId="77777777" w:rsidR="00CD0385" w:rsidRPr="0017266F" w:rsidRDefault="00CD0385" w:rsidP="001249A0">
            <w:pPr>
              <w:pStyle w:val="ECONORMAL"/>
              <w:spacing w:line="276" w:lineRule="auto"/>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sidRPr="0017266F">
              <w:rPr>
                <w:rFonts w:eastAsia="Times New Roman"/>
                <w:sz w:val="24"/>
                <w:szCs w:val="24"/>
              </w:rPr>
              <w:t>Sello de contabilizado, envase de tinta para sello.</w:t>
            </w:r>
          </w:p>
        </w:tc>
      </w:tr>
      <w:tr w:rsidR="00CD0385" w:rsidRPr="0017266F" w14:paraId="58AFDB99" w14:textId="77777777" w:rsidTr="00C62E85">
        <w:trPr>
          <w:trHeight w:val="226"/>
        </w:trPr>
        <w:tc>
          <w:tcPr>
            <w:cnfStyle w:val="001000000000" w:firstRow="0" w:lastRow="0" w:firstColumn="1" w:lastColumn="0" w:oddVBand="0" w:evenVBand="0" w:oddHBand="0" w:evenHBand="0" w:firstRowFirstColumn="0" w:firstRowLastColumn="0" w:lastRowFirstColumn="0" w:lastRowLastColumn="0"/>
            <w:tcW w:w="1530" w:type="pct"/>
            <w:vMerge/>
            <w:hideMark/>
          </w:tcPr>
          <w:p w14:paraId="0775878E" w14:textId="77777777" w:rsidR="00CD0385" w:rsidRPr="0017266F" w:rsidRDefault="00CD0385" w:rsidP="001249A0">
            <w:pPr>
              <w:pStyle w:val="ECONORMAL"/>
              <w:spacing w:line="276" w:lineRule="auto"/>
              <w:rPr>
                <w:rFonts w:eastAsia="Times New Roman"/>
                <w:b w:val="0"/>
                <w:sz w:val="24"/>
                <w:szCs w:val="24"/>
              </w:rPr>
            </w:pPr>
          </w:p>
        </w:tc>
        <w:tc>
          <w:tcPr>
            <w:tcW w:w="3470" w:type="pct"/>
            <w:noWrap/>
            <w:hideMark/>
          </w:tcPr>
          <w:p w14:paraId="42DDF940" w14:textId="77777777" w:rsidR="00CD0385" w:rsidRPr="0017266F" w:rsidRDefault="00CD0385" w:rsidP="001249A0">
            <w:pPr>
              <w:pStyle w:val="ECONORMAL"/>
              <w:spacing w:line="276" w:lineRule="auto"/>
              <w:cnfStyle w:val="000000000000" w:firstRow="0" w:lastRow="0" w:firstColumn="0" w:lastColumn="0" w:oddVBand="0" w:evenVBand="0" w:oddHBand="0" w:evenHBand="0" w:firstRowFirstColumn="0" w:firstRowLastColumn="0" w:lastRowFirstColumn="0" w:lastRowLastColumn="0"/>
              <w:rPr>
                <w:rFonts w:eastAsia="Times New Roman"/>
                <w:sz w:val="24"/>
                <w:szCs w:val="24"/>
              </w:rPr>
            </w:pPr>
            <w:r w:rsidRPr="0017266F">
              <w:rPr>
                <w:rFonts w:eastAsia="Times New Roman"/>
                <w:sz w:val="24"/>
                <w:szCs w:val="24"/>
              </w:rPr>
              <w:t>Envases plásticos, separadores plásticos</w:t>
            </w:r>
          </w:p>
        </w:tc>
      </w:tr>
      <w:tr w:rsidR="00CD0385" w:rsidRPr="0017266F" w14:paraId="6897D5BC" w14:textId="77777777" w:rsidTr="00C62E85">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530" w:type="pct"/>
            <w:vMerge/>
            <w:hideMark/>
          </w:tcPr>
          <w:p w14:paraId="6D886421" w14:textId="77777777" w:rsidR="00CD0385" w:rsidRPr="0017266F" w:rsidRDefault="00CD0385" w:rsidP="001249A0">
            <w:pPr>
              <w:pStyle w:val="ECONORMAL"/>
              <w:spacing w:line="276" w:lineRule="auto"/>
              <w:rPr>
                <w:rFonts w:eastAsia="Times New Roman"/>
                <w:b w:val="0"/>
                <w:sz w:val="24"/>
                <w:szCs w:val="24"/>
              </w:rPr>
            </w:pPr>
          </w:p>
        </w:tc>
        <w:tc>
          <w:tcPr>
            <w:tcW w:w="3470" w:type="pct"/>
            <w:noWrap/>
            <w:hideMark/>
          </w:tcPr>
          <w:p w14:paraId="2476473E" w14:textId="77777777" w:rsidR="00CD0385" w:rsidRPr="0017266F" w:rsidRDefault="00CD0385" w:rsidP="001249A0">
            <w:pPr>
              <w:pStyle w:val="ECONORMAL"/>
              <w:spacing w:line="276" w:lineRule="auto"/>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sidRPr="0017266F">
              <w:rPr>
                <w:rFonts w:eastAsia="Times New Roman"/>
                <w:sz w:val="24"/>
                <w:szCs w:val="24"/>
              </w:rPr>
              <w:t>Bolsas plásticas</w:t>
            </w:r>
          </w:p>
        </w:tc>
      </w:tr>
      <w:tr w:rsidR="00CD0385" w:rsidRPr="0017266F" w14:paraId="51D96B12" w14:textId="77777777" w:rsidTr="00C62E85">
        <w:trPr>
          <w:trHeight w:val="330"/>
        </w:trPr>
        <w:tc>
          <w:tcPr>
            <w:cnfStyle w:val="001000000000" w:firstRow="0" w:lastRow="0" w:firstColumn="1" w:lastColumn="0" w:oddVBand="0" w:evenVBand="0" w:oddHBand="0" w:evenHBand="0" w:firstRowFirstColumn="0" w:firstRowLastColumn="0" w:lastRowFirstColumn="0" w:lastRowLastColumn="0"/>
            <w:tcW w:w="1530" w:type="pct"/>
            <w:vMerge/>
          </w:tcPr>
          <w:p w14:paraId="23EF80B0" w14:textId="77777777" w:rsidR="00CD0385" w:rsidRPr="0017266F" w:rsidRDefault="00CD0385" w:rsidP="001249A0">
            <w:pPr>
              <w:pStyle w:val="ECONORMAL"/>
              <w:spacing w:line="276" w:lineRule="auto"/>
              <w:rPr>
                <w:rFonts w:eastAsia="Times New Roman"/>
                <w:b w:val="0"/>
                <w:sz w:val="24"/>
                <w:szCs w:val="24"/>
              </w:rPr>
            </w:pPr>
          </w:p>
        </w:tc>
        <w:tc>
          <w:tcPr>
            <w:tcW w:w="3470" w:type="pct"/>
            <w:noWrap/>
          </w:tcPr>
          <w:p w14:paraId="3628AF4A" w14:textId="77777777" w:rsidR="00CD0385" w:rsidRPr="0017266F" w:rsidRDefault="00CD0385" w:rsidP="001249A0">
            <w:pPr>
              <w:pStyle w:val="ECONORMAL"/>
              <w:spacing w:line="276" w:lineRule="auto"/>
              <w:cnfStyle w:val="000000000000" w:firstRow="0" w:lastRow="0" w:firstColumn="0" w:lastColumn="0" w:oddVBand="0" w:evenVBand="0" w:oddHBand="0" w:evenHBand="0" w:firstRowFirstColumn="0" w:firstRowLastColumn="0" w:lastRowFirstColumn="0" w:lastRowLastColumn="0"/>
              <w:rPr>
                <w:rFonts w:eastAsia="Times New Roman"/>
                <w:sz w:val="24"/>
                <w:szCs w:val="24"/>
              </w:rPr>
            </w:pPr>
            <w:r w:rsidRPr="0017266F">
              <w:rPr>
                <w:rFonts w:eastAsia="Times New Roman"/>
                <w:sz w:val="24"/>
                <w:szCs w:val="24"/>
              </w:rPr>
              <w:t>Sobres de manila</w:t>
            </w:r>
          </w:p>
        </w:tc>
      </w:tr>
      <w:tr w:rsidR="00CD0385" w:rsidRPr="0017266F" w14:paraId="5EBD4380" w14:textId="77777777" w:rsidTr="00C62E85">
        <w:trPr>
          <w:cnfStyle w:val="000000100000" w:firstRow="0" w:lastRow="0" w:firstColumn="0" w:lastColumn="0" w:oddVBand="0" w:evenVBand="0" w:oddHBand="1" w:evenHBand="0" w:firstRowFirstColumn="0" w:firstRowLastColumn="0" w:lastRowFirstColumn="0" w:lastRowLastColumn="0"/>
          <w:trHeight w:val="200"/>
        </w:trPr>
        <w:tc>
          <w:tcPr>
            <w:cnfStyle w:val="001000000000" w:firstRow="0" w:lastRow="0" w:firstColumn="1" w:lastColumn="0" w:oddVBand="0" w:evenVBand="0" w:oddHBand="0" w:evenHBand="0" w:firstRowFirstColumn="0" w:firstRowLastColumn="0" w:lastRowFirstColumn="0" w:lastRowLastColumn="0"/>
            <w:tcW w:w="1530" w:type="pct"/>
            <w:vMerge/>
            <w:hideMark/>
          </w:tcPr>
          <w:p w14:paraId="1CED6C6E" w14:textId="77777777" w:rsidR="00CD0385" w:rsidRPr="0017266F" w:rsidRDefault="00CD0385" w:rsidP="001249A0">
            <w:pPr>
              <w:pStyle w:val="ECONORMAL"/>
              <w:spacing w:line="276" w:lineRule="auto"/>
              <w:rPr>
                <w:rFonts w:eastAsia="Times New Roman"/>
                <w:b w:val="0"/>
                <w:sz w:val="24"/>
                <w:szCs w:val="24"/>
              </w:rPr>
            </w:pPr>
          </w:p>
        </w:tc>
        <w:tc>
          <w:tcPr>
            <w:tcW w:w="3470" w:type="pct"/>
          </w:tcPr>
          <w:p w14:paraId="5B657819" w14:textId="490EB397" w:rsidR="00CD0385" w:rsidRPr="0017266F" w:rsidRDefault="00CD0385" w:rsidP="001249A0">
            <w:pPr>
              <w:pStyle w:val="ECONORMAL"/>
              <w:spacing w:line="276" w:lineRule="auto"/>
              <w:cnfStyle w:val="000000100000" w:firstRow="0" w:lastRow="0" w:firstColumn="0" w:lastColumn="0" w:oddVBand="0" w:evenVBand="0" w:oddHBand="1" w:evenHBand="0" w:firstRowFirstColumn="0" w:firstRowLastColumn="0" w:lastRowFirstColumn="0" w:lastRowLastColumn="0"/>
              <w:rPr>
                <w:rFonts w:eastAsia="Times New Roman"/>
                <w:sz w:val="24"/>
                <w:szCs w:val="24"/>
              </w:rPr>
            </w:pPr>
            <w:proofErr w:type="spellStart"/>
            <w:r w:rsidRPr="0017266F">
              <w:rPr>
                <w:rFonts w:eastAsia="Times New Roman"/>
                <w:sz w:val="24"/>
                <w:szCs w:val="24"/>
              </w:rPr>
              <w:t>Pag</w:t>
            </w:r>
            <w:proofErr w:type="spellEnd"/>
            <w:r w:rsidRPr="0017266F">
              <w:rPr>
                <w:rFonts w:eastAsia="Times New Roman"/>
                <w:sz w:val="24"/>
                <w:szCs w:val="24"/>
              </w:rPr>
              <w:t xml:space="preserve"> Mouse, base computador</w:t>
            </w:r>
          </w:p>
        </w:tc>
      </w:tr>
      <w:tr w:rsidR="00CD0385" w:rsidRPr="0017266F" w14:paraId="12894280" w14:textId="77777777" w:rsidTr="00C62E85">
        <w:trPr>
          <w:trHeight w:val="310"/>
        </w:trPr>
        <w:tc>
          <w:tcPr>
            <w:cnfStyle w:val="001000000000" w:firstRow="0" w:lastRow="0" w:firstColumn="1" w:lastColumn="0" w:oddVBand="0" w:evenVBand="0" w:oddHBand="0" w:evenHBand="0" w:firstRowFirstColumn="0" w:firstRowLastColumn="0" w:lastRowFirstColumn="0" w:lastRowLastColumn="0"/>
            <w:tcW w:w="1530" w:type="pct"/>
            <w:vMerge/>
          </w:tcPr>
          <w:p w14:paraId="1DD37F56" w14:textId="77777777" w:rsidR="00CD0385" w:rsidRPr="0017266F" w:rsidRDefault="00CD0385" w:rsidP="001249A0">
            <w:pPr>
              <w:pStyle w:val="ECONORMAL"/>
              <w:spacing w:line="276" w:lineRule="auto"/>
              <w:rPr>
                <w:rFonts w:eastAsia="Times New Roman"/>
                <w:b w:val="0"/>
                <w:sz w:val="24"/>
                <w:szCs w:val="24"/>
              </w:rPr>
            </w:pPr>
          </w:p>
        </w:tc>
        <w:tc>
          <w:tcPr>
            <w:tcW w:w="3470" w:type="pct"/>
          </w:tcPr>
          <w:p w14:paraId="55C8C70E" w14:textId="77777777" w:rsidR="00CD0385" w:rsidRPr="0017266F" w:rsidRDefault="00CD0385" w:rsidP="001249A0">
            <w:pPr>
              <w:pStyle w:val="ECONORMAL"/>
              <w:spacing w:line="276" w:lineRule="auto"/>
              <w:cnfStyle w:val="000000000000" w:firstRow="0" w:lastRow="0" w:firstColumn="0" w:lastColumn="0" w:oddVBand="0" w:evenVBand="0" w:oddHBand="0" w:evenHBand="0" w:firstRowFirstColumn="0" w:firstRowLastColumn="0" w:lastRowFirstColumn="0" w:lastRowLastColumn="0"/>
              <w:rPr>
                <w:rFonts w:eastAsia="Times New Roman"/>
                <w:sz w:val="24"/>
                <w:szCs w:val="24"/>
              </w:rPr>
            </w:pPr>
            <w:r w:rsidRPr="0017266F">
              <w:rPr>
                <w:rFonts w:eastAsia="Times New Roman"/>
                <w:sz w:val="24"/>
                <w:szCs w:val="24"/>
              </w:rPr>
              <w:t>Tóner, computador, periféricos.</w:t>
            </w:r>
          </w:p>
        </w:tc>
      </w:tr>
      <w:tr w:rsidR="00CD0385" w:rsidRPr="0017266F" w14:paraId="5AC2B599" w14:textId="77777777" w:rsidTr="00C62E85">
        <w:trPr>
          <w:cnfStyle w:val="000000100000" w:firstRow="0" w:lastRow="0" w:firstColumn="0" w:lastColumn="0" w:oddVBand="0" w:evenVBand="0" w:oddHBand="1" w:evenHBand="0" w:firstRowFirstColumn="0" w:firstRowLastColumn="0" w:lastRowFirstColumn="0" w:lastRowLastColumn="0"/>
          <w:trHeight w:val="840"/>
        </w:trPr>
        <w:tc>
          <w:tcPr>
            <w:cnfStyle w:val="001000000000" w:firstRow="0" w:lastRow="0" w:firstColumn="1" w:lastColumn="0" w:oddVBand="0" w:evenVBand="0" w:oddHBand="0" w:evenHBand="0" w:firstRowFirstColumn="0" w:firstRowLastColumn="0" w:lastRowFirstColumn="0" w:lastRowLastColumn="0"/>
            <w:tcW w:w="1530" w:type="pct"/>
            <w:vMerge/>
          </w:tcPr>
          <w:p w14:paraId="36C8D6E2" w14:textId="77777777" w:rsidR="00CD0385" w:rsidRPr="0017266F" w:rsidRDefault="00CD0385" w:rsidP="001249A0">
            <w:pPr>
              <w:pStyle w:val="ECONORMAL"/>
              <w:spacing w:line="276" w:lineRule="auto"/>
              <w:rPr>
                <w:rFonts w:eastAsia="Times New Roman"/>
                <w:b w:val="0"/>
                <w:sz w:val="24"/>
                <w:szCs w:val="24"/>
              </w:rPr>
            </w:pPr>
          </w:p>
        </w:tc>
        <w:tc>
          <w:tcPr>
            <w:tcW w:w="3470" w:type="pct"/>
          </w:tcPr>
          <w:p w14:paraId="51E86049" w14:textId="77777777" w:rsidR="00CD0385" w:rsidRPr="0017266F" w:rsidRDefault="00CD0385" w:rsidP="001249A0">
            <w:pPr>
              <w:pStyle w:val="ECONORMAL"/>
              <w:spacing w:line="276" w:lineRule="auto"/>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sidRPr="0017266F">
              <w:rPr>
                <w:rFonts w:eastAsia="Times New Roman"/>
                <w:sz w:val="24"/>
                <w:szCs w:val="24"/>
              </w:rPr>
              <w:t xml:space="preserve">Residuos ordinarios (Alimentos, servilletas, empaques de comida, empaques de pañitos húmedos, vasos desechables, cubiertos desechables, </w:t>
            </w:r>
            <w:proofErr w:type="spellStart"/>
            <w:r w:rsidRPr="0017266F">
              <w:rPr>
                <w:rFonts w:eastAsia="Times New Roman"/>
                <w:sz w:val="24"/>
                <w:szCs w:val="24"/>
              </w:rPr>
              <w:t>stick</w:t>
            </w:r>
            <w:proofErr w:type="spellEnd"/>
            <w:r w:rsidRPr="0017266F">
              <w:rPr>
                <w:rFonts w:eastAsia="Times New Roman"/>
                <w:sz w:val="24"/>
                <w:szCs w:val="24"/>
              </w:rPr>
              <w:t xml:space="preserve"> de azúcar, mezcladores, misceláneos (baños).</w:t>
            </w:r>
          </w:p>
        </w:tc>
      </w:tr>
      <w:tr w:rsidR="00CD0385" w:rsidRPr="0017266F" w14:paraId="599D6DE3" w14:textId="77777777" w:rsidTr="00C62E85">
        <w:trPr>
          <w:trHeight w:val="288"/>
        </w:trPr>
        <w:tc>
          <w:tcPr>
            <w:cnfStyle w:val="001000000000" w:firstRow="0" w:lastRow="0" w:firstColumn="1" w:lastColumn="0" w:oddVBand="0" w:evenVBand="0" w:oddHBand="0" w:evenHBand="0" w:firstRowFirstColumn="0" w:firstRowLastColumn="0" w:lastRowFirstColumn="0" w:lastRowLastColumn="0"/>
            <w:tcW w:w="1530" w:type="pct"/>
            <w:vMerge/>
          </w:tcPr>
          <w:p w14:paraId="7ABD89B1" w14:textId="77777777" w:rsidR="00CD0385" w:rsidRPr="0017266F" w:rsidRDefault="00CD0385" w:rsidP="001249A0">
            <w:pPr>
              <w:pStyle w:val="ECONORMAL"/>
              <w:spacing w:line="276" w:lineRule="auto"/>
              <w:rPr>
                <w:rFonts w:eastAsia="Times New Roman"/>
                <w:b w:val="0"/>
                <w:sz w:val="24"/>
                <w:szCs w:val="24"/>
              </w:rPr>
            </w:pPr>
          </w:p>
        </w:tc>
        <w:tc>
          <w:tcPr>
            <w:tcW w:w="3470" w:type="pct"/>
          </w:tcPr>
          <w:p w14:paraId="545846B5" w14:textId="77777777" w:rsidR="00CD0385" w:rsidRPr="0017266F" w:rsidRDefault="00CD0385" w:rsidP="001249A0">
            <w:pPr>
              <w:pStyle w:val="ECONORMAL"/>
              <w:spacing w:line="276" w:lineRule="auto"/>
              <w:cnfStyle w:val="000000000000" w:firstRow="0" w:lastRow="0" w:firstColumn="0" w:lastColumn="0" w:oddVBand="0" w:evenVBand="0" w:oddHBand="0" w:evenHBand="0" w:firstRowFirstColumn="0" w:firstRowLastColumn="0" w:lastRowFirstColumn="0" w:lastRowLastColumn="0"/>
              <w:rPr>
                <w:rFonts w:eastAsia="Times New Roman"/>
                <w:sz w:val="24"/>
                <w:szCs w:val="24"/>
              </w:rPr>
            </w:pPr>
            <w:r w:rsidRPr="0017266F">
              <w:rPr>
                <w:rFonts w:eastAsia="Times New Roman"/>
                <w:sz w:val="24"/>
                <w:szCs w:val="24"/>
              </w:rPr>
              <w:t>Marcadores, Lapiceros en desuso, Lápiz, corrector, reglas</w:t>
            </w:r>
          </w:p>
        </w:tc>
      </w:tr>
      <w:tr w:rsidR="00CD0385" w:rsidRPr="0017266F" w14:paraId="2681529A" w14:textId="77777777" w:rsidTr="00C62E85">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530" w:type="pct"/>
            <w:vMerge/>
            <w:hideMark/>
          </w:tcPr>
          <w:p w14:paraId="078D7908" w14:textId="77777777" w:rsidR="00CD0385" w:rsidRPr="0017266F" w:rsidRDefault="00CD0385" w:rsidP="001249A0">
            <w:pPr>
              <w:pStyle w:val="ECONORMAL"/>
              <w:spacing w:line="276" w:lineRule="auto"/>
              <w:rPr>
                <w:rFonts w:eastAsia="Times New Roman"/>
                <w:b w:val="0"/>
                <w:sz w:val="24"/>
                <w:szCs w:val="24"/>
              </w:rPr>
            </w:pPr>
          </w:p>
        </w:tc>
        <w:tc>
          <w:tcPr>
            <w:tcW w:w="3470" w:type="pct"/>
            <w:hideMark/>
          </w:tcPr>
          <w:p w14:paraId="5968DA08" w14:textId="77777777" w:rsidR="00CD0385" w:rsidRPr="0017266F" w:rsidRDefault="00CD0385" w:rsidP="001249A0">
            <w:pPr>
              <w:pStyle w:val="ECONORMAL"/>
              <w:spacing w:line="276" w:lineRule="auto"/>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sidRPr="0017266F">
              <w:rPr>
                <w:rFonts w:eastAsia="Times New Roman"/>
                <w:sz w:val="24"/>
                <w:szCs w:val="24"/>
              </w:rPr>
              <w:t xml:space="preserve">Clips - ganchos de grapadora, ligas, </w:t>
            </w:r>
          </w:p>
        </w:tc>
      </w:tr>
      <w:tr w:rsidR="00CD0385" w:rsidRPr="0017266F" w14:paraId="2524B311" w14:textId="77777777" w:rsidTr="00C62E85">
        <w:trPr>
          <w:trHeight w:val="345"/>
        </w:trPr>
        <w:tc>
          <w:tcPr>
            <w:cnfStyle w:val="001000000000" w:firstRow="0" w:lastRow="0" w:firstColumn="1" w:lastColumn="0" w:oddVBand="0" w:evenVBand="0" w:oddHBand="0" w:evenHBand="0" w:firstRowFirstColumn="0" w:firstRowLastColumn="0" w:lastRowFirstColumn="0" w:lastRowLastColumn="0"/>
            <w:tcW w:w="1530" w:type="pct"/>
            <w:vMerge/>
            <w:hideMark/>
          </w:tcPr>
          <w:p w14:paraId="4A4AB4C9" w14:textId="77777777" w:rsidR="00CD0385" w:rsidRPr="0017266F" w:rsidRDefault="00CD0385" w:rsidP="001249A0">
            <w:pPr>
              <w:pStyle w:val="ECONORMAL"/>
              <w:spacing w:line="276" w:lineRule="auto"/>
              <w:rPr>
                <w:rFonts w:eastAsia="Times New Roman"/>
                <w:b w:val="0"/>
                <w:sz w:val="24"/>
                <w:szCs w:val="24"/>
              </w:rPr>
            </w:pPr>
          </w:p>
        </w:tc>
        <w:tc>
          <w:tcPr>
            <w:tcW w:w="3470" w:type="pct"/>
            <w:hideMark/>
          </w:tcPr>
          <w:p w14:paraId="2F0670DE" w14:textId="77777777" w:rsidR="00CD0385" w:rsidRPr="0017266F" w:rsidRDefault="00CD0385" w:rsidP="001249A0">
            <w:pPr>
              <w:pStyle w:val="ECONORMAL"/>
              <w:spacing w:line="276" w:lineRule="auto"/>
              <w:cnfStyle w:val="000000000000" w:firstRow="0" w:lastRow="0" w:firstColumn="0" w:lastColumn="0" w:oddVBand="0" w:evenVBand="0" w:oddHBand="0" w:evenHBand="0" w:firstRowFirstColumn="0" w:firstRowLastColumn="0" w:lastRowFirstColumn="0" w:lastRowLastColumn="0"/>
              <w:rPr>
                <w:rFonts w:eastAsia="Times New Roman"/>
                <w:sz w:val="24"/>
                <w:szCs w:val="24"/>
              </w:rPr>
            </w:pPr>
            <w:r w:rsidRPr="0017266F">
              <w:rPr>
                <w:rFonts w:eastAsia="Times New Roman"/>
                <w:sz w:val="24"/>
                <w:szCs w:val="24"/>
              </w:rPr>
              <w:t>Carpetas – AZ, carpetas de yute</w:t>
            </w:r>
          </w:p>
        </w:tc>
      </w:tr>
      <w:tr w:rsidR="00CD0385" w:rsidRPr="0017266F" w14:paraId="272341D5" w14:textId="77777777" w:rsidTr="00C62E85">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1530" w:type="pct"/>
            <w:vMerge/>
          </w:tcPr>
          <w:p w14:paraId="0BF6526B" w14:textId="77777777" w:rsidR="00CD0385" w:rsidRPr="0017266F" w:rsidRDefault="00CD0385" w:rsidP="001249A0">
            <w:pPr>
              <w:pStyle w:val="ECONORMAL"/>
              <w:spacing w:line="276" w:lineRule="auto"/>
              <w:rPr>
                <w:rFonts w:eastAsia="Times New Roman"/>
                <w:b w:val="0"/>
                <w:sz w:val="24"/>
                <w:szCs w:val="24"/>
              </w:rPr>
            </w:pPr>
          </w:p>
        </w:tc>
        <w:tc>
          <w:tcPr>
            <w:tcW w:w="3470" w:type="pct"/>
          </w:tcPr>
          <w:p w14:paraId="03C4920A" w14:textId="77777777" w:rsidR="00CD0385" w:rsidRPr="0017266F" w:rsidRDefault="00CD0385" w:rsidP="001249A0">
            <w:pPr>
              <w:pStyle w:val="ECONORMAL"/>
              <w:spacing w:line="276" w:lineRule="auto"/>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sidRPr="0017266F">
              <w:rPr>
                <w:rFonts w:eastAsia="Times New Roman"/>
                <w:sz w:val="24"/>
                <w:szCs w:val="24"/>
              </w:rPr>
              <w:t>Luminarias</w:t>
            </w:r>
          </w:p>
        </w:tc>
      </w:tr>
    </w:tbl>
    <w:p w14:paraId="5BD542F8" w14:textId="3DC57349" w:rsidR="007B711B" w:rsidRDefault="001249A0" w:rsidP="009A4EBC">
      <w:pPr>
        <w:pStyle w:val="ECONORMAL"/>
        <w:spacing w:line="276" w:lineRule="auto"/>
        <w:jc w:val="center"/>
        <w:rPr>
          <w:rFonts w:eastAsia="Times New Roman"/>
          <w:sz w:val="20"/>
          <w:szCs w:val="20"/>
        </w:rPr>
      </w:pPr>
      <w:r w:rsidRPr="0017266F">
        <w:rPr>
          <w:rFonts w:eastAsia="Times New Roman"/>
          <w:sz w:val="20"/>
          <w:szCs w:val="20"/>
        </w:rPr>
        <w:t xml:space="preserve">Fuente: </w:t>
      </w:r>
      <w:r w:rsidR="005709AB" w:rsidRPr="005709AB">
        <w:rPr>
          <w:rFonts w:eastAsia="Times New Roman"/>
          <w:sz w:val="20"/>
          <w:szCs w:val="20"/>
        </w:rPr>
        <w:t>INGENIERÍA Y SERVICIOS DE COLOMBIA D&amp;R SAS</w:t>
      </w:r>
    </w:p>
    <w:p w14:paraId="5AE487FE" w14:textId="77777777" w:rsidR="00CD0385" w:rsidRPr="0017266F" w:rsidRDefault="00CD0385" w:rsidP="009A4EBC">
      <w:pPr>
        <w:pStyle w:val="ECONORMAL"/>
        <w:spacing w:line="276" w:lineRule="auto"/>
        <w:jc w:val="center"/>
        <w:rPr>
          <w:rFonts w:eastAsia="Times New Roman"/>
          <w:sz w:val="20"/>
          <w:szCs w:val="20"/>
        </w:rPr>
      </w:pPr>
    </w:p>
    <w:p w14:paraId="06F7E1E4" w14:textId="4F355289" w:rsidR="00B90F9B" w:rsidRPr="0017266F" w:rsidRDefault="00DB55FC" w:rsidP="0007288D">
      <w:pPr>
        <w:pStyle w:val="Descripcin"/>
        <w:jc w:val="center"/>
        <w:rPr>
          <w:rFonts w:ascii="Arial" w:hAnsi="Arial" w:cs="Arial"/>
          <w:color w:val="auto"/>
          <w:sz w:val="22"/>
          <w:szCs w:val="22"/>
        </w:rPr>
      </w:pPr>
      <w:bookmarkStart w:id="123" w:name="_Toc33597135"/>
      <w:bookmarkStart w:id="124" w:name="_Toc35960040"/>
      <w:r w:rsidRPr="0017266F">
        <w:rPr>
          <w:rFonts w:ascii="Arial" w:hAnsi="Arial" w:cs="Arial"/>
          <w:color w:val="auto"/>
          <w:sz w:val="22"/>
          <w:szCs w:val="22"/>
        </w:rPr>
        <w:t>Tabla</w:t>
      </w:r>
      <w:r w:rsidR="0079075E">
        <w:rPr>
          <w:rFonts w:ascii="Arial" w:hAnsi="Arial" w:cs="Arial"/>
          <w:color w:val="auto"/>
          <w:sz w:val="22"/>
          <w:szCs w:val="22"/>
        </w:rPr>
        <w:t xml:space="preserve"> 8</w:t>
      </w:r>
      <w:r w:rsidR="0007288D" w:rsidRPr="0017266F">
        <w:rPr>
          <w:rFonts w:ascii="Arial" w:hAnsi="Arial" w:cs="Arial"/>
          <w:color w:val="auto"/>
          <w:sz w:val="22"/>
          <w:szCs w:val="22"/>
        </w:rPr>
        <w:t xml:space="preserve">. </w:t>
      </w:r>
      <w:r w:rsidR="001249A0" w:rsidRPr="0017266F">
        <w:rPr>
          <w:rFonts w:ascii="Arial" w:hAnsi="Arial" w:cs="Arial"/>
          <w:color w:val="auto"/>
          <w:sz w:val="22"/>
          <w:szCs w:val="22"/>
        </w:rPr>
        <w:t xml:space="preserve">Residuos </w:t>
      </w:r>
      <w:r w:rsidR="005B5909" w:rsidRPr="0017266F">
        <w:rPr>
          <w:rFonts w:ascii="Arial" w:hAnsi="Arial" w:cs="Arial"/>
          <w:color w:val="auto"/>
          <w:sz w:val="22"/>
          <w:szCs w:val="22"/>
        </w:rPr>
        <w:t>S</w:t>
      </w:r>
      <w:r w:rsidR="001249A0" w:rsidRPr="0017266F">
        <w:rPr>
          <w:rFonts w:ascii="Arial" w:hAnsi="Arial" w:cs="Arial"/>
          <w:color w:val="auto"/>
          <w:sz w:val="22"/>
          <w:szCs w:val="22"/>
        </w:rPr>
        <w:t xml:space="preserve">ólidos </w:t>
      </w:r>
      <w:r w:rsidR="005B5909" w:rsidRPr="0017266F">
        <w:rPr>
          <w:rFonts w:ascii="Arial" w:hAnsi="Arial" w:cs="Arial"/>
          <w:color w:val="auto"/>
          <w:sz w:val="22"/>
          <w:szCs w:val="22"/>
        </w:rPr>
        <w:t>G</w:t>
      </w:r>
      <w:r w:rsidR="001249A0" w:rsidRPr="0017266F">
        <w:rPr>
          <w:rFonts w:ascii="Arial" w:hAnsi="Arial" w:cs="Arial"/>
          <w:color w:val="auto"/>
          <w:sz w:val="22"/>
          <w:szCs w:val="22"/>
        </w:rPr>
        <w:t>enerados –</w:t>
      </w:r>
      <w:r w:rsidR="00CD0385">
        <w:rPr>
          <w:rFonts w:ascii="Arial" w:hAnsi="Arial" w:cs="Arial"/>
          <w:color w:val="auto"/>
          <w:sz w:val="22"/>
          <w:szCs w:val="22"/>
        </w:rPr>
        <w:t xml:space="preserve"> Recurso</w:t>
      </w:r>
      <w:r w:rsidR="001249A0" w:rsidRPr="0017266F">
        <w:rPr>
          <w:rFonts w:ascii="Arial" w:hAnsi="Arial" w:cs="Arial"/>
          <w:color w:val="auto"/>
          <w:sz w:val="22"/>
          <w:szCs w:val="22"/>
        </w:rPr>
        <w:t xml:space="preserve"> Humano</w:t>
      </w:r>
      <w:bookmarkEnd w:id="123"/>
      <w:bookmarkEnd w:id="124"/>
    </w:p>
    <w:tbl>
      <w:tblPr>
        <w:tblStyle w:val="Tabladelista3-nfasis6"/>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3"/>
        <w:gridCol w:w="5955"/>
      </w:tblGrid>
      <w:tr w:rsidR="001249A0" w:rsidRPr="0017266F" w14:paraId="799209B5" w14:textId="77777777" w:rsidTr="00CD0385">
        <w:trPr>
          <w:cnfStyle w:val="100000000000" w:firstRow="1" w:lastRow="0" w:firstColumn="0" w:lastColumn="0" w:oddVBand="0" w:evenVBand="0" w:oddHBand="0" w:evenHBand="0" w:firstRowFirstColumn="0" w:firstRowLastColumn="0" w:lastRowFirstColumn="0" w:lastRowLastColumn="0"/>
          <w:trHeight w:val="342"/>
        </w:trPr>
        <w:tc>
          <w:tcPr>
            <w:cnfStyle w:val="001000000100" w:firstRow="0" w:lastRow="0" w:firstColumn="1" w:lastColumn="0" w:oddVBand="0" w:evenVBand="0" w:oddHBand="0" w:evenHBand="0" w:firstRowFirstColumn="1" w:firstRowLastColumn="0" w:lastRowFirstColumn="0" w:lastRowLastColumn="0"/>
            <w:tcW w:w="1627" w:type="pct"/>
            <w:tcBorders>
              <w:bottom w:val="none" w:sz="0" w:space="0" w:color="auto"/>
              <w:right w:val="none" w:sz="0" w:space="0" w:color="auto"/>
            </w:tcBorders>
            <w:shd w:val="clear" w:color="auto" w:fill="BFBFBF" w:themeFill="background1" w:themeFillShade="BF"/>
            <w:hideMark/>
          </w:tcPr>
          <w:p w14:paraId="34C476CE" w14:textId="77777777" w:rsidR="001249A0" w:rsidRPr="0017266F" w:rsidRDefault="001249A0" w:rsidP="001249A0">
            <w:pPr>
              <w:pStyle w:val="ECONORMAL"/>
              <w:spacing w:line="276" w:lineRule="auto"/>
              <w:jc w:val="center"/>
              <w:rPr>
                <w:rFonts w:eastAsia="Times New Roman"/>
                <w:bCs w:val="0"/>
                <w:color w:val="auto"/>
              </w:rPr>
            </w:pPr>
            <w:r w:rsidRPr="0017266F">
              <w:rPr>
                <w:rFonts w:eastAsia="Times New Roman"/>
                <w:bCs w:val="0"/>
                <w:color w:val="auto"/>
              </w:rPr>
              <w:t>ÁREA</w:t>
            </w:r>
          </w:p>
        </w:tc>
        <w:tc>
          <w:tcPr>
            <w:tcW w:w="3373" w:type="pct"/>
            <w:shd w:val="clear" w:color="auto" w:fill="BFBFBF" w:themeFill="background1" w:themeFillShade="BF"/>
            <w:hideMark/>
          </w:tcPr>
          <w:p w14:paraId="700E8F08" w14:textId="77777777" w:rsidR="001249A0" w:rsidRPr="0017266F" w:rsidRDefault="001249A0" w:rsidP="001249A0">
            <w:pPr>
              <w:pStyle w:val="ECONORMAL"/>
              <w:spacing w:line="276" w:lineRule="auto"/>
              <w:jc w:val="center"/>
              <w:cnfStyle w:val="100000000000" w:firstRow="1" w:lastRow="0" w:firstColumn="0" w:lastColumn="0" w:oddVBand="0" w:evenVBand="0" w:oddHBand="0" w:evenHBand="0" w:firstRowFirstColumn="0" w:firstRowLastColumn="0" w:lastRowFirstColumn="0" w:lastRowLastColumn="0"/>
              <w:rPr>
                <w:rFonts w:eastAsia="Times New Roman"/>
                <w:bCs w:val="0"/>
                <w:color w:val="auto"/>
              </w:rPr>
            </w:pPr>
            <w:r w:rsidRPr="0017266F">
              <w:rPr>
                <w:rFonts w:eastAsia="Times New Roman"/>
                <w:bCs w:val="0"/>
                <w:color w:val="auto"/>
              </w:rPr>
              <w:t>RESIDUOS SÓLIDOS GENERADOS</w:t>
            </w:r>
          </w:p>
        </w:tc>
      </w:tr>
      <w:tr w:rsidR="001249A0" w:rsidRPr="0017266F" w14:paraId="313A4A26" w14:textId="77777777" w:rsidTr="00C62E85">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627" w:type="pct"/>
            <w:vMerge w:val="restart"/>
            <w:tcBorders>
              <w:top w:val="none" w:sz="0" w:space="0" w:color="auto"/>
              <w:bottom w:val="none" w:sz="0" w:space="0" w:color="auto"/>
              <w:right w:val="none" w:sz="0" w:space="0" w:color="auto"/>
            </w:tcBorders>
            <w:hideMark/>
          </w:tcPr>
          <w:p w14:paraId="728B62DB" w14:textId="77777777" w:rsidR="001249A0" w:rsidRPr="0017266F" w:rsidRDefault="001249A0" w:rsidP="001249A0">
            <w:pPr>
              <w:pStyle w:val="ECONORMAL"/>
              <w:spacing w:line="276" w:lineRule="auto"/>
              <w:rPr>
                <w:rFonts w:eastAsia="Times New Roman"/>
                <w:bCs w:val="0"/>
              </w:rPr>
            </w:pPr>
          </w:p>
          <w:p w14:paraId="685C605F" w14:textId="77777777" w:rsidR="001249A0" w:rsidRPr="0017266F" w:rsidRDefault="001249A0" w:rsidP="001249A0">
            <w:pPr>
              <w:pStyle w:val="ECONORMAL"/>
              <w:spacing w:line="276" w:lineRule="auto"/>
              <w:rPr>
                <w:rFonts w:eastAsia="Times New Roman"/>
                <w:bCs w:val="0"/>
              </w:rPr>
            </w:pPr>
          </w:p>
          <w:p w14:paraId="3AE9FD3F" w14:textId="77777777" w:rsidR="001249A0" w:rsidRPr="0017266F" w:rsidRDefault="001249A0" w:rsidP="001249A0">
            <w:pPr>
              <w:pStyle w:val="ECONORMAL"/>
              <w:spacing w:line="276" w:lineRule="auto"/>
              <w:rPr>
                <w:rFonts w:eastAsia="Times New Roman"/>
                <w:bCs w:val="0"/>
              </w:rPr>
            </w:pPr>
          </w:p>
          <w:p w14:paraId="3DA52078" w14:textId="77777777" w:rsidR="001249A0" w:rsidRPr="0017266F" w:rsidRDefault="001249A0" w:rsidP="001249A0">
            <w:pPr>
              <w:pStyle w:val="ECONORMAL"/>
              <w:spacing w:line="276" w:lineRule="auto"/>
              <w:rPr>
                <w:rFonts w:eastAsia="Times New Roman"/>
                <w:bCs w:val="0"/>
              </w:rPr>
            </w:pPr>
          </w:p>
          <w:p w14:paraId="02DB797C" w14:textId="77777777" w:rsidR="001249A0" w:rsidRPr="0017266F" w:rsidRDefault="001249A0" w:rsidP="001249A0">
            <w:pPr>
              <w:pStyle w:val="ECONORMAL"/>
              <w:spacing w:line="276" w:lineRule="auto"/>
              <w:rPr>
                <w:rFonts w:eastAsia="Times New Roman"/>
                <w:bCs w:val="0"/>
              </w:rPr>
            </w:pPr>
          </w:p>
          <w:p w14:paraId="25820A20" w14:textId="49508220" w:rsidR="001249A0" w:rsidRPr="0017266F" w:rsidRDefault="00715027" w:rsidP="0017266F">
            <w:pPr>
              <w:pStyle w:val="ECONORMAL"/>
              <w:spacing w:line="276" w:lineRule="auto"/>
              <w:jc w:val="center"/>
              <w:rPr>
                <w:rFonts w:eastAsia="Times New Roman"/>
                <w:bCs w:val="0"/>
              </w:rPr>
            </w:pPr>
            <w:r w:rsidRPr="00715027">
              <w:rPr>
                <w:rFonts w:eastAsia="Times New Roman"/>
                <w:b w:val="0"/>
                <w:bCs w:val="0"/>
              </w:rPr>
              <w:t>RECURSO</w:t>
            </w:r>
            <w:r w:rsidR="001249A0" w:rsidRPr="00715027">
              <w:rPr>
                <w:rFonts w:eastAsia="Times New Roman"/>
                <w:b w:val="0"/>
              </w:rPr>
              <w:t xml:space="preserve"> </w:t>
            </w:r>
            <w:r w:rsidR="001249A0" w:rsidRPr="0017266F">
              <w:rPr>
                <w:rFonts w:eastAsia="Times New Roman"/>
                <w:b w:val="0"/>
              </w:rPr>
              <w:t>HUMANO</w:t>
            </w:r>
          </w:p>
          <w:p w14:paraId="08CB40B9" w14:textId="77777777" w:rsidR="001249A0" w:rsidRPr="0017266F" w:rsidRDefault="001249A0" w:rsidP="001249A0">
            <w:pPr>
              <w:pStyle w:val="ECONORMAL"/>
              <w:spacing w:line="276" w:lineRule="auto"/>
              <w:rPr>
                <w:rFonts w:eastAsia="Times New Roman"/>
                <w:b w:val="0"/>
              </w:rPr>
            </w:pPr>
          </w:p>
        </w:tc>
        <w:tc>
          <w:tcPr>
            <w:tcW w:w="3373" w:type="pct"/>
            <w:tcBorders>
              <w:top w:val="none" w:sz="0" w:space="0" w:color="auto"/>
              <w:bottom w:val="none" w:sz="0" w:space="0" w:color="auto"/>
            </w:tcBorders>
          </w:tcPr>
          <w:p w14:paraId="787EBD8A" w14:textId="77777777" w:rsidR="001249A0" w:rsidRPr="0017266F" w:rsidRDefault="001249A0" w:rsidP="001249A0">
            <w:pPr>
              <w:pStyle w:val="ECONORMAL"/>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sidRPr="0017266F">
              <w:rPr>
                <w:rFonts w:eastAsia="Times New Roman"/>
              </w:rPr>
              <w:lastRenderedPageBreak/>
              <w:t>Papel impreso - escrito reusado.</w:t>
            </w:r>
          </w:p>
        </w:tc>
      </w:tr>
      <w:tr w:rsidR="001249A0" w:rsidRPr="0017266F" w14:paraId="0E3D667D" w14:textId="77777777" w:rsidTr="00C62E85">
        <w:trPr>
          <w:trHeight w:val="342"/>
        </w:trPr>
        <w:tc>
          <w:tcPr>
            <w:cnfStyle w:val="001000000000" w:firstRow="0" w:lastRow="0" w:firstColumn="1" w:lastColumn="0" w:oddVBand="0" w:evenVBand="0" w:oddHBand="0" w:evenHBand="0" w:firstRowFirstColumn="0" w:firstRowLastColumn="0" w:lastRowFirstColumn="0" w:lastRowLastColumn="0"/>
            <w:tcW w:w="1627" w:type="pct"/>
            <w:vMerge/>
            <w:tcBorders>
              <w:right w:val="none" w:sz="0" w:space="0" w:color="auto"/>
            </w:tcBorders>
          </w:tcPr>
          <w:p w14:paraId="243B66C1" w14:textId="77777777" w:rsidR="001249A0" w:rsidRPr="0017266F" w:rsidRDefault="001249A0" w:rsidP="001249A0">
            <w:pPr>
              <w:pStyle w:val="ECONORMAL"/>
              <w:spacing w:line="276" w:lineRule="auto"/>
              <w:rPr>
                <w:rFonts w:eastAsia="Times New Roman"/>
                <w:b w:val="0"/>
              </w:rPr>
            </w:pPr>
          </w:p>
        </w:tc>
        <w:tc>
          <w:tcPr>
            <w:tcW w:w="3373" w:type="pct"/>
          </w:tcPr>
          <w:p w14:paraId="15E1B084" w14:textId="77777777" w:rsidR="001249A0" w:rsidRPr="0017266F" w:rsidRDefault="001249A0" w:rsidP="001249A0">
            <w:pPr>
              <w:pStyle w:val="ECONORMAL"/>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sidRPr="0017266F">
              <w:rPr>
                <w:rFonts w:eastAsia="Times New Roman"/>
              </w:rPr>
              <w:t>Lapiceros en desuso.</w:t>
            </w:r>
          </w:p>
        </w:tc>
      </w:tr>
      <w:tr w:rsidR="001249A0" w:rsidRPr="0017266F" w14:paraId="734B975D" w14:textId="77777777" w:rsidTr="00C62E85">
        <w:trPr>
          <w:cnfStyle w:val="000000100000" w:firstRow="0" w:lastRow="0" w:firstColumn="0" w:lastColumn="0" w:oddVBand="0" w:evenVBand="0" w:oddHBand="1" w:evenHBand="0" w:firstRowFirstColumn="0" w:firstRowLastColumn="0" w:lastRowFirstColumn="0" w:lastRowLastColumn="0"/>
          <w:trHeight w:val="162"/>
        </w:trPr>
        <w:tc>
          <w:tcPr>
            <w:cnfStyle w:val="001000000000" w:firstRow="0" w:lastRow="0" w:firstColumn="1" w:lastColumn="0" w:oddVBand="0" w:evenVBand="0" w:oddHBand="0" w:evenHBand="0" w:firstRowFirstColumn="0" w:firstRowLastColumn="0" w:lastRowFirstColumn="0" w:lastRowLastColumn="0"/>
            <w:tcW w:w="1627" w:type="pct"/>
            <w:vMerge/>
            <w:tcBorders>
              <w:top w:val="none" w:sz="0" w:space="0" w:color="auto"/>
              <w:bottom w:val="none" w:sz="0" w:space="0" w:color="auto"/>
              <w:right w:val="none" w:sz="0" w:space="0" w:color="auto"/>
            </w:tcBorders>
            <w:hideMark/>
          </w:tcPr>
          <w:p w14:paraId="6491752B" w14:textId="77777777" w:rsidR="001249A0" w:rsidRPr="0017266F" w:rsidRDefault="001249A0" w:rsidP="001249A0">
            <w:pPr>
              <w:pStyle w:val="ECONORMAL"/>
              <w:spacing w:line="276" w:lineRule="auto"/>
              <w:rPr>
                <w:rFonts w:eastAsia="Times New Roman"/>
                <w:b w:val="0"/>
              </w:rPr>
            </w:pPr>
          </w:p>
        </w:tc>
        <w:tc>
          <w:tcPr>
            <w:tcW w:w="3373" w:type="pct"/>
            <w:tcBorders>
              <w:top w:val="none" w:sz="0" w:space="0" w:color="auto"/>
              <w:bottom w:val="none" w:sz="0" w:space="0" w:color="auto"/>
            </w:tcBorders>
            <w:hideMark/>
          </w:tcPr>
          <w:p w14:paraId="3B48CF75" w14:textId="77777777" w:rsidR="001249A0" w:rsidRPr="0017266F" w:rsidRDefault="001249A0" w:rsidP="001249A0">
            <w:pPr>
              <w:pStyle w:val="ECONORMAL"/>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sidRPr="0017266F">
              <w:rPr>
                <w:rFonts w:eastAsia="Times New Roman"/>
              </w:rPr>
              <w:t>Tóner – computador- periféricos- audífonos diadema</w:t>
            </w:r>
          </w:p>
        </w:tc>
      </w:tr>
      <w:tr w:rsidR="001249A0" w:rsidRPr="0017266F" w14:paraId="33EB3BAA" w14:textId="77777777" w:rsidTr="00C62E85">
        <w:trPr>
          <w:trHeight w:val="342"/>
        </w:trPr>
        <w:tc>
          <w:tcPr>
            <w:cnfStyle w:val="001000000000" w:firstRow="0" w:lastRow="0" w:firstColumn="1" w:lastColumn="0" w:oddVBand="0" w:evenVBand="0" w:oddHBand="0" w:evenHBand="0" w:firstRowFirstColumn="0" w:firstRowLastColumn="0" w:lastRowFirstColumn="0" w:lastRowLastColumn="0"/>
            <w:tcW w:w="1627" w:type="pct"/>
            <w:vMerge/>
            <w:tcBorders>
              <w:right w:val="none" w:sz="0" w:space="0" w:color="auto"/>
            </w:tcBorders>
            <w:hideMark/>
          </w:tcPr>
          <w:p w14:paraId="35FABF26" w14:textId="77777777" w:rsidR="001249A0" w:rsidRPr="0017266F" w:rsidRDefault="001249A0" w:rsidP="001249A0">
            <w:pPr>
              <w:pStyle w:val="ECONORMAL"/>
              <w:spacing w:line="276" w:lineRule="auto"/>
              <w:rPr>
                <w:rFonts w:eastAsia="Times New Roman"/>
                <w:b w:val="0"/>
              </w:rPr>
            </w:pPr>
          </w:p>
        </w:tc>
        <w:tc>
          <w:tcPr>
            <w:tcW w:w="3373" w:type="pct"/>
            <w:hideMark/>
          </w:tcPr>
          <w:p w14:paraId="6F83F216" w14:textId="77777777" w:rsidR="001249A0" w:rsidRPr="0017266F" w:rsidRDefault="001249A0" w:rsidP="001249A0">
            <w:pPr>
              <w:pStyle w:val="ECONORMAL"/>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sidRPr="0017266F">
              <w:rPr>
                <w:rFonts w:eastAsia="Times New Roman"/>
              </w:rPr>
              <w:t>Clips - ganchos de grapadora.</w:t>
            </w:r>
          </w:p>
        </w:tc>
      </w:tr>
      <w:tr w:rsidR="001249A0" w:rsidRPr="0017266F" w14:paraId="10153962" w14:textId="77777777" w:rsidTr="00C62E85">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627" w:type="pct"/>
            <w:vMerge/>
            <w:tcBorders>
              <w:top w:val="none" w:sz="0" w:space="0" w:color="auto"/>
              <w:bottom w:val="none" w:sz="0" w:space="0" w:color="auto"/>
              <w:right w:val="none" w:sz="0" w:space="0" w:color="auto"/>
            </w:tcBorders>
            <w:hideMark/>
          </w:tcPr>
          <w:p w14:paraId="625CC465" w14:textId="77777777" w:rsidR="001249A0" w:rsidRPr="0017266F" w:rsidRDefault="001249A0" w:rsidP="001249A0">
            <w:pPr>
              <w:pStyle w:val="ECONORMAL"/>
              <w:spacing w:line="276" w:lineRule="auto"/>
              <w:rPr>
                <w:rFonts w:eastAsia="Times New Roman"/>
                <w:b w:val="0"/>
              </w:rPr>
            </w:pPr>
          </w:p>
        </w:tc>
        <w:tc>
          <w:tcPr>
            <w:tcW w:w="3373" w:type="pct"/>
            <w:tcBorders>
              <w:top w:val="none" w:sz="0" w:space="0" w:color="auto"/>
              <w:bottom w:val="none" w:sz="0" w:space="0" w:color="auto"/>
            </w:tcBorders>
            <w:hideMark/>
          </w:tcPr>
          <w:p w14:paraId="1BE73627" w14:textId="77777777" w:rsidR="001249A0" w:rsidRPr="0017266F" w:rsidRDefault="001249A0" w:rsidP="001249A0">
            <w:pPr>
              <w:pStyle w:val="ECONORMAL"/>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sidRPr="0017266F">
              <w:rPr>
                <w:rFonts w:eastAsia="Times New Roman"/>
              </w:rPr>
              <w:t xml:space="preserve">Carpetas cartón, carpetas A-Z. </w:t>
            </w:r>
          </w:p>
        </w:tc>
      </w:tr>
      <w:tr w:rsidR="001249A0" w:rsidRPr="0017266F" w14:paraId="72B8BE67" w14:textId="77777777" w:rsidTr="00C62E85">
        <w:trPr>
          <w:trHeight w:val="342"/>
        </w:trPr>
        <w:tc>
          <w:tcPr>
            <w:cnfStyle w:val="001000000000" w:firstRow="0" w:lastRow="0" w:firstColumn="1" w:lastColumn="0" w:oddVBand="0" w:evenVBand="0" w:oddHBand="0" w:evenHBand="0" w:firstRowFirstColumn="0" w:firstRowLastColumn="0" w:lastRowFirstColumn="0" w:lastRowLastColumn="0"/>
            <w:tcW w:w="1627" w:type="pct"/>
            <w:vMerge/>
            <w:tcBorders>
              <w:right w:val="none" w:sz="0" w:space="0" w:color="auto"/>
            </w:tcBorders>
          </w:tcPr>
          <w:p w14:paraId="19471575" w14:textId="77777777" w:rsidR="001249A0" w:rsidRPr="0017266F" w:rsidRDefault="001249A0" w:rsidP="001249A0">
            <w:pPr>
              <w:pStyle w:val="ECONORMAL"/>
              <w:spacing w:line="276" w:lineRule="auto"/>
              <w:rPr>
                <w:rFonts w:eastAsia="Times New Roman"/>
                <w:b w:val="0"/>
              </w:rPr>
            </w:pPr>
          </w:p>
        </w:tc>
        <w:tc>
          <w:tcPr>
            <w:tcW w:w="3373" w:type="pct"/>
          </w:tcPr>
          <w:p w14:paraId="570EED76" w14:textId="77777777" w:rsidR="001249A0" w:rsidRPr="0017266F" w:rsidRDefault="001249A0" w:rsidP="001249A0">
            <w:pPr>
              <w:pStyle w:val="ECONORMAL"/>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sidRPr="0017266F">
              <w:rPr>
                <w:rFonts w:eastAsia="Times New Roman"/>
              </w:rPr>
              <w:t xml:space="preserve">Ganchos </w:t>
            </w:r>
            <w:proofErr w:type="spellStart"/>
            <w:r w:rsidRPr="0017266F">
              <w:rPr>
                <w:rFonts w:eastAsia="Times New Roman"/>
              </w:rPr>
              <w:t>legajadores</w:t>
            </w:r>
            <w:proofErr w:type="spellEnd"/>
            <w:r w:rsidRPr="0017266F">
              <w:rPr>
                <w:rFonts w:eastAsia="Times New Roman"/>
              </w:rPr>
              <w:t>, ganchos galvanizados de grapadora.</w:t>
            </w:r>
          </w:p>
        </w:tc>
      </w:tr>
      <w:tr w:rsidR="001249A0" w:rsidRPr="0017266F" w14:paraId="057BA9AB" w14:textId="77777777" w:rsidTr="00C62E85">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627" w:type="pct"/>
            <w:vMerge/>
            <w:tcBorders>
              <w:top w:val="none" w:sz="0" w:space="0" w:color="auto"/>
              <w:bottom w:val="none" w:sz="0" w:space="0" w:color="auto"/>
              <w:right w:val="none" w:sz="0" w:space="0" w:color="auto"/>
            </w:tcBorders>
          </w:tcPr>
          <w:p w14:paraId="346D5CE5" w14:textId="77777777" w:rsidR="001249A0" w:rsidRPr="0017266F" w:rsidRDefault="001249A0" w:rsidP="001249A0">
            <w:pPr>
              <w:pStyle w:val="ECONORMAL"/>
              <w:spacing w:line="276" w:lineRule="auto"/>
              <w:rPr>
                <w:rFonts w:eastAsia="Times New Roman"/>
                <w:b w:val="0"/>
              </w:rPr>
            </w:pPr>
          </w:p>
        </w:tc>
        <w:tc>
          <w:tcPr>
            <w:tcW w:w="3373" w:type="pct"/>
            <w:tcBorders>
              <w:top w:val="none" w:sz="0" w:space="0" w:color="auto"/>
              <w:bottom w:val="none" w:sz="0" w:space="0" w:color="auto"/>
            </w:tcBorders>
          </w:tcPr>
          <w:p w14:paraId="6291912F" w14:textId="77777777" w:rsidR="001249A0" w:rsidRPr="0017266F" w:rsidRDefault="001249A0" w:rsidP="001249A0">
            <w:pPr>
              <w:pStyle w:val="ECONORMAL"/>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sidRPr="0017266F">
              <w:rPr>
                <w:rFonts w:eastAsia="Times New Roman"/>
              </w:rPr>
              <w:t>Sobres de manila</w:t>
            </w:r>
          </w:p>
        </w:tc>
      </w:tr>
      <w:tr w:rsidR="001249A0" w:rsidRPr="0017266F" w14:paraId="4CF33599" w14:textId="77777777" w:rsidTr="00C62E85">
        <w:trPr>
          <w:trHeight w:val="342"/>
        </w:trPr>
        <w:tc>
          <w:tcPr>
            <w:cnfStyle w:val="001000000000" w:firstRow="0" w:lastRow="0" w:firstColumn="1" w:lastColumn="0" w:oddVBand="0" w:evenVBand="0" w:oddHBand="0" w:evenHBand="0" w:firstRowFirstColumn="0" w:firstRowLastColumn="0" w:lastRowFirstColumn="0" w:lastRowLastColumn="0"/>
            <w:tcW w:w="1627" w:type="pct"/>
            <w:vMerge/>
            <w:tcBorders>
              <w:right w:val="none" w:sz="0" w:space="0" w:color="auto"/>
            </w:tcBorders>
          </w:tcPr>
          <w:p w14:paraId="7428C6AE" w14:textId="77777777" w:rsidR="001249A0" w:rsidRPr="0017266F" w:rsidRDefault="001249A0" w:rsidP="001249A0">
            <w:pPr>
              <w:pStyle w:val="ECONORMAL"/>
              <w:spacing w:line="276" w:lineRule="auto"/>
              <w:rPr>
                <w:rFonts w:eastAsia="Times New Roman"/>
                <w:b w:val="0"/>
              </w:rPr>
            </w:pPr>
          </w:p>
        </w:tc>
        <w:tc>
          <w:tcPr>
            <w:tcW w:w="3373" w:type="pct"/>
          </w:tcPr>
          <w:p w14:paraId="5B5AFEF0" w14:textId="77777777" w:rsidR="001249A0" w:rsidRPr="0017266F" w:rsidRDefault="001249A0" w:rsidP="001249A0">
            <w:pPr>
              <w:pStyle w:val="ECONORMAL"/>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sidRPr="0017266F">
              <w:rPr>
                <w:rFonts w:eastAsia="Times New Roman"/>
              </w:rPr>
              <w:t>Papel adhesivo</w:t>
            </w:r>
          </w:p>
        </w:tc>
      </w:tr>
      <w:tr w:rsidR="001249A0" w:rsidRPr="0017266F" w14:paraId="514EF977" w14:textId="77777777" w:rsidTr="00C62E85">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627" w:type="pct"/>
            <w:vMerge/>
            <w:tcBorders>
              <w:top w:val="none" w:sz="0" w:space="0" w:color="auto"/>
              <w:bottom w:val="none" w:sz="0" w:space="0" w:color="auto"/>
              <w:right w:val="none" w:sz="0" w:space="0" w:color="auto"/>
            </w:tcBorders>
          </w:tcPr>
          <w:p w14:paraId="295C0474" w14:textId="77777777" w:rsidR="001249A0" w:rsidRPr="0017266F" w:rsidRDefault="001249A0" w:rsidP="001249A0">
            <w:pPr>
              <w:pStyle w:val="ECONORMAL"/>
              <w:spacing w:line="276" w:lineRule="auto"/>
              <w:rPr>
                <w:rFonts w:eastAsia="Times New Roman"/>
                <w:b w:val="0"/>
              </w:rPr>
            </w:pPr>
          </w:p>
        </w:tc>
        <w:tc>
          <w:tcPr>
            <w:tcW w:w="3373" w:type="pct"/>
            <w:tcBorders>
              <w:top w:val="none" w:sz="0" w:space="0" w:color="auto"/>
              <w:bottom w:val="none" w:sz="0" w:space="0" w:color="auto"/>
            </w:tcBorders>
          </w:tcPr>
          <w:p w14:paraId="4A238FC3" w14:textId="77777777" w:rsidR="001249A0" w:rsidRPr="0017266F" w:rsidRDefault="001249A0" w:rsidP="001249A0">
            <w:pPr>
              <w:pStyle w:val="ECONORMAL"/>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sidRPr="0017266F">
              <w:rPr>
                <w:rFonts w:eastAsia="Times New Roman"/>
              </w:rPr>
              <w:t>Globos y cintas para decoración</w:t>
            </w:r>
          </w:p>
        </w:tc>
      </w:tr>
      <w:tr w:rsidR="001249A0" w:rsidRPr="0017266F" w14:paraId="65FB36F2" w14:textId="77777777" w:rsidTr="00C62E85">
        <w:trPr>
          <w:trHeight w:val="342"/>
        </w:trPr>
        <w:tc>
          <w:tcPr>
            <w:cnfStyle w:val="001000000000" w:firstRow="0" w:lastRow="0" w:firstColumn="1" w:lastColumn="0" w:oddVBand="0" w:evenVBand="0" w:oddHBand="0" w:evenHBand="0" w:firstRowFirstColumn="0" w:firstRowLastColumn="0" w:lastRowFirstColumn="0" w:lastRowLastColumn="0"/>
            <w:tcW w:w="1627" w:type="pct"/>
            <w:vMerge/>
            <w:tcBorders>
              <w:right w:val="none" w:sz="0" w:space="0" w:color="auto"/>
            </w:tcBorders>
          </w:tcPr>
          <w:p w14:paraId="5DC52AF6" w14:textId="77777777" w:rsidR="001249A0" w:rsidRPr="0017266F" w:rsidRDefault="001249A0" w:rsidP="001249A0">
            <w:pPr>
              <w:pStyle w:val="ECONORMAL"/>
              <w:spacing w:line="276" w:lineRule="auto"/>
              <w:rPr>
                <w:rFonts w:eastAsia="Times New Roman"/>
                <w:b w:val="0"/>
              </w:rPr>
            </w:pPr>
          </w:p>
        </w:tc>
        <w:tc>
          <w:tcPr>
            <w:tcW w:w="3373" w:type="pct"/>
          </w:tcPr>
          <w:p w14:paraId="700E0C4F" w14:textId="77777777" w:rsidR="001249A0" w:rsidRPr="0017266F" w:rsidRDefault="001249A0" w:rsidP="001249A0">
            <w:pPr>
              <w:pStyle w:val="ECONORMAL"/>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sidRPr="0017266F">
              <w:rPr>
                <w:rFonts w:eastAsia="Times New Roman"/>
              </w:rPr>
              <w:t xml:space="preserve">Residuos ordinarios (Alimentos -servilletas- empaques de comida- vasos desechables – mezcladores- </w:t>
            </w:r>
            <w:proofErr w:type="spellStart"/>
            <w:r w:rsidRPr="0017266F">
              <w:rPr>
                <w:rFonts w:eastAsia="Times New Roman"/>
              </w:rPr>
              <w:t>stick</w:t>
            </w:r>
            <w:proofErr w:type="spellEnd"/>
            <w:r w:rsidRPr="0017266F">
              <w:rPr>
                <w:rFonts w:eastAsia="Times New Roman"/>
              </w:rPr>
              <w:t xml:space="preserve"> pack de azúcar- cubiertos desechables – misceláneos (baños)).</w:t>
            </w:r>
          </w:p>
        </w:tc>
      </w:tr>
    </w:tbl>
    <w:p w14:paraId="1CDA4537" w14:textId="63E6371D" w:rsidR="001249A0" w:rsidRDefault="001249A0" w:rsidP="00C22C92">
      <w:pPr>
        <w:pStyle w:val="ECONORMAL"/>
        <w:jc w:val="center"/>
        <w:rPr>
          <w:rFonts w:eastAsia="Times New Roman"/>
          <w:sz w:val="20"/>
          <w:szCs w:val="20"/>
        </w:rPr>
      </w:pPr>
      <w:r w:rsidRPr="0017266F">
        <w:rPr>
          <w:rFonts w:eastAsia="Times New Roman"/>
          <w:sz w:val="20"/>
          <w:szCs w:val="20"/>
        </w:rPr>
        <w:t xml:space="preserve">Fuente: </w:t>
      </w:r>
      <w:r w:rsidR="005709AB" w:rsidRPr="005709AB">
        <w:rPr>
          <w:rFonts w:eastAsia="Times New Roman"/>
          <w:sz w:val="20"/>
          <w:szCs w:val="20"/>
        </w:rPr>
        <w:t>INGENIERÍA Y SERVICIOS DE COLOMBIA D&amp;R SAS</w:t>
      </w:r>
    </w:p>
    <w:p w14:paraId="11DD34CC" w14:textId="77777777" w:rsidR="003D3756" w:rsidRPr="0017266F" w:rsidRDefault="003D3756" w:rsidP="00C22C92">
      <w:pPr>
        <w:pStyle w:val="ECONORMAL"/>
        <w:jc w:val="center"/>
        <w:rPr>
          <w:rFonts w:eastAsia="Times New Roman"/>
          <w:sz w:val="20"/>
          <w:szCs w:val="20"/>
        </w:rPr>
      </w:pPr>
    </w:p>
    <w:p w14:paraId="056FB912" w14:textId="7DB9FC22" w:rsidR="001249A0" w:rsidRPr="0017266F" w:rsidRDefault="00DB55FC" w:rsidP="0007288D">
      <w:pPr>
        <w:pStyle w:val="Descripcin"/>
        <w:jc w:val="center"/>
        <w:rPr>
          <w:rFonts w:ascii="Arial" w:hAnsi="Arial" w:cs="Arial"/>
          <w:color w:val="auto"/>
          <w:sz w:val="22"/>
          <w:szCs w:val="22"/>
        </w:rPr>
      </w:pPr>
      <w:bookmarkStart w:id="125" w:name="_Toc33597137"/>
      <w:bookmarkStart w:id="126" w:name="_Toc35960042"/>
      <w:r w:rsidRPr="0017266F">
        <w:rPr>
          <w:rFonts w:ascii="Arial" w:hAnsi="Arial" w:cs="Arial"/>
          <w:color w:val="auto"/>
          <w:sz w:val="22"/>
          <w:szCs w:val="22"/>
        </w:rPr>
        <w:t>Tabla</w:t>
      </w:r>
      <w:r w:rsidR="0079075E">
        <w:rPr>
          <w:rFonts w:ascii="Arial" w:hAnsi="Arial" w:cs="Arial"/>
          <w:color w:val="auto"/>
          <w:sz w:val="22"/>
          <w:szCs w:val="22"/>
        </w:rPr>
        <w:t xml:space="preserve"> 9</w:t>
      </w:r>
      <w:r w:rsidR="0007288D" w:rsidRPr="0017266F">
        <w:rPr>
          <w:rFonts w:ascii="Arial" w:hAnsi="Arial" w:cs="Arial"/>
          <w:color w:val="auto"/>
          <w:sz w:val="22"/>
          <w:szCs w:val="22"/>
        </w:rPr>
        <w:t xml:space="preserve">. </w:t>
      </w:r>
      <w:r w:rsidR="001249A0" w:rsidRPr="0017266F">
        <w:rPr>
          <w:rFonts w:ascii="Arial" w:hAnsi="Arial" w:cs="Arial"/>
          <w:color w:val="auto"/>
          <w:sz w:val="22"/>
          <w:szCs w:val="22"/>
        </w:rPr>
        <w:t xml:space="preserve">Residuos </w:t>
      </w:r>
      <w:r w:rsidR="005B5909" w:rsidRPr="0017266F">
        <w:rPr>
          <w:rFonts w:ascii="Arial" w:hAnsi="Arial" w:cs="Arial"/>
          <w:color w:val="auto"/>
          <w:sz w:val="22"/>
          <w:szCs w:val="22"/>
        </w:rPr>
        <w:t>S</w:t>
      </w:r>
      <w:r w:rsidR="001249A0" w:rsidRPr="0017266F">
        <w:rPr>
          <w:rFonts w:ascii="Arial" w:hAnsi="Arial" w:cs="Arial"/>
          <w:color w:val="auto"/>
          <w:sz w:val="22"/>
          <w:szCs w:val="22"/>
        </w:rPr>
        <w:t xml:space="preserve">ólidos </w:t>
      </w:r>
      <w:r w:rsidR="005B5909" w:rsidRPr="0017266F">
        <w:rPr>
          <w:rFonts w:ascii="Arial" w:hAnsi="Arial" w:cs="Arial"/>
          <w:color w:val="auto"/>
          <w:sz w:val="22"/>
          <w:szCs w:val="22"/>
        </w:rPr>
        <w:t>G</w:t>
      </w:r>
      <w:r w:rsidR="001249A0" w:rsidRPr="0017266F">
        <w:rPr>
          <w:rFonts w:ascii="Arial" w:hAnsi="Arial" w:cs="Arial"/>
          <w:color w:val="auto"/>
          <w:sz w:val="22"/>
          <w:szCs w:val="22"/>
        </w:rPr>
        <w:t xml:space="preserve">enerados – </w:t>
      </w:r>
      <w:r w:rsidR="003D3756">
        <w:rPr>
          <w:rFonts w:ascii="Arial" w:hAnsi="Arial" w:cs="Arial"/>
          <w:color w:val="auto"/>
          <w:sz w:val="22"/>
          <w:szCs w:val="22"/>
        </w:rPr>
        <w:t>Proceso</w:t>
      </w:r>
      <w:r w:rsidR="001249A0" w:rsidRPr="0017266F">
        <w:rPr>
          <w:rFonts w:ascii="Arial" w:hAnsi="Arial" w:cs="Arial"/>
          <w:color w:val="auto"/>
          <w:sz w:val="22"/>
          <w:szCs w:val="22"/>
        </w:rPr>
        <w:t xml:space="preserve"> Administrativ</w:t>
      </w:r>
      <w:r w:rsidR="003D3756">
        <w:rPr>
          <w:rFonts w:ascii="Arial" w:hAnsi="Arial" w:cs="Arial"/>
          <w:color w:val="auto"/>
          <w:sz w:val="22"/>
          <w:szCs w:val="22"/>
        </w:rPr>
        <w:t>o</w:t>
      </w:r>
      <w:r w:rsidR="001249A0" w:rsidRPr="0017266F">
        <w:rPr>
          <w:rFonts w:ascii="Arial" w:hAnsi="Arial" w:cs="Arial"/>
          <w:color w:val="auto"/>
          <w:sz w:val="22"/>
          <w:szCs w:val="22"/>
        </w:rPr>
        <w:t xml:space="preserve"> (</w:t>
      </w:r>
      <w:r w:rsidR="005B5909" w:rsidRPr="0017266F">
        <w:rPr>
          <w:rFonts w:ascii="Arial" w:hAnsi="Arial" w:cs="Arial"/>
          <w:color w:val="auto"/>
          <w:sz w:val="22"/>
          <w:szCs w:val="22"/>
        </w:rPr>
        <w:t>S</w:t>
      </w:r>
      <w:r w:rsidR="001249A0" w:rsidRPr="0017266F">
        <w:rPr>
          <w:rFonts w:ascii="Arial" w:hAnsi="Arial" w:cs="Arial"/>
          <w:color w:val="auto"/>
          <w:sz w:val="22"/>
          <w:szCs w:val="22"/>
        </w:rPr>
        <w:t>ervicios Administrativos)</w:t>
      </w:r>
      <w:bookmarkEnd w:id="125"/>
      <w:bookmarkEnd w:id="126"/>
    </w:p>
    <w:tbl>
      <w:tblPr>
        <w:tblStyle w:val="Tabladelista3-nfasis6"/>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6"/>
        <w:gridCol w:w="6162"/>
      </w:tblGrid>
      <w:tr w:rsidR="001249A0" w:rsidRPr="0017266F" w14:paraId="1E2B4172" w14:textId="77777777" w:rsidTr="003D3756">
        <w:trPr>
          <w:cnfStyle w:val="100000000000" w:firstRow="1" w:lastRow="0" w:firstColumn="0" w:lastColumn="0" w:oddVBand="0" w:evenVBand="0" w:oddHBand="0" w:evenHBand="0" w:firstRowFirstColumn="0" w:firstRowLastColumn="0" w:lastRowFirstColumn="0" w:lastRowLastColumn="0"/>
          <w:trHeight w:val="330"/>
        </w:trPr>
        <w:tc>
          <w:tcPr>
            <w:cnfStyle w:val="001000000100" w:firstRow="0" w:lastRow="0" w:firstColumn="1" w:lastColumn="0" w:oddVBand="0" w:evenVBand="0" w:oddHBand="0" w:evenHBand="0" w:firstRowFirstColumn="1" w:firstRowLastColumn="0" w:lastRowFirstColumn="0" w:lastRowLastColumn="0"/>
            <w:tcW w:w="1510" w:type="pct"/>
            <w:tcBorders>
              <w:bottom w:val="none" w:sz="0" w:space="0" w:color="auto"/>
              <w:right w:val="none" w:sz="0" w:space="0" w:color="auto"/>
            </w:tcBorders>
            <w:shd w:val="clear" w:color="auto" w:fill="BFBFBF" w:themeFill="background1" w:themeFillShade="BF"/>
            <w:noWrap/>
            <w:hideMark/>
          </w:tcPr>
          <w:p w14:paraId="2A1BA86E" w14:textId="77777777" w:rsidR="001249A0" w:rsidRPr="0017266F" w:rsidRDefault="001249A0" w:rsidP="00684A55">
            <w:pPr>
              <w:pStyle w:val="ECONORMAL"/>
              <w:spacing w:line="276" w:lineRule="auto"/>
              <w:jc w:val="center"/>
              <w:rPr>
                <w:rFonts w:eastAsia="Times New Roman"/>
                <w:bCs w:val="0"/>
                <w:color w:val="auto"/>
              </w:rPr>
            </w:pPr>
            <w:r w:rsidRPr="0017266F">
              <w:rPr>
                <w:rFonts w:eastAsia="Times New Roman"/>
                <w:bCs w:val="0"/>
                <w:color w:val="auto"/>
              </w:rPr>
              <w:t>PROCESO</w:t>
            </w:r>
          </w:p>
        </w:tc>
        <w:tc>
          <w:tcPr>
            <w:tcW w:w="3490" w:type="pct"/>
            <w:shd w:val="clear" w:color="auto" w:fill="BFBFBF" w:themeFill="background1" w:themeFillShade="BF"/>
            <w:hideMark/>
          </w:tcPr>
          <w:p w14:paraId="021942FB" w14:textId="77777777" w:rsidR="001249A0" w:rsidRPr="0017266F" w:rsidRDefault="001249A0" w:rsidP="00684A55">
            <w:pPr>
              <w:pStyle w:val="ECONORMAL"/>
              <w:spacing w:line="276" w:lineRule="auto"/>
              <w:jc w:val="center"/>
              <w:cnfStyle w:val="100000000000" w:firstRow="1" w:lastRow="0" w:firstColumn="0" w:lastColumn="0" w:oddVBand="0" w:evenVBand="0" w:oddHBand="0" w:evenHBand="0" w:firstRowFirstColumn="0" w:firstRowLastColumn="0" w:lastRowFirstColumn="0" w:lastRowLastColumn="0"/>
              <w:rPr>
                <w:rFonts w:eastAsia="Times New Roman"/>
                <w:bCs w:val="0"/>
                <w:color w:val="auto"/>
              </w:rPr>
            </w:pPr>
            <w:r w:rsidRPr="0017266F">
              <w:rPr>
                <w:rFonts w:eastAsia="Times New Roman"/>
                <w:bCs w:val="0"/>
                <w:color w:val="auto"/>
              </w:rPr>
              <w:t>RESIDUOS SÓLIDOS GENERADOS (OFICINA)</w:t>
            </w:r>
          </w:p>
        </w:tc>
      </w:tr>
      <w:tr w:rsidR="001249A0" w:rsidRPr="0017266F" w14:paraId="66640889" w14:textId="77777777" w:rsidTr="00684A55">
        <w:trPr>
          <w:cnfStyle w:val="000000100000" w:firstRow="0" w:lastRow="0" w:firstColumn="0" w:lastColumn="0" w:oddVBand="0" w:evenVBand="0" w:oddHBand="1" w:evenHBand="0" w:firstRowFirstColumn="0" w:firstRowLastColumn="0" w:lastRowFirstColumn="0" w:lastRowLastColumn="0"/>
          <w:trHeight w:val="840"/>
        </w:trPr>
        <w:tc>
          <w:tcPr>
            <w:cnfStyle w:val="001000000000" w:firstRow="0" w:lastRow="0" w:firstColumn="1" w:lastColumn="0" w:oddVBand="0" w:evenVBand="0" w:oddHBand="0" w:evenHBand="0" w:firstRowFirstColumn="0" w:firstRowLastColumn="0" w:lastRowFirstColumn="0" w:lastRowLastColumn="0"/>
            <w:tcW w:w="1510" w:type="pct"/>
            <w:vMerge w:val="restart"/>
            <w:tcBorders>
              <w:top w:val="none" w:sz="0" w:space="0" w:color="auto"/>
              <w:bottom w:val="none" w:sz="0" w:space="0" w:color="auto"/>
              <w:right w:val="none" w:sz="0" w:space="0" w:color="auto"/>
            </w:tcBorders>
            <w:hideMark/>
          </w:tcPr>
          <w:p w14:paraId="7C7A76F9" w14:textId="77777777" w:rsidR="001249A0" w:rsidRPr="0017266F" w:rsidRDefault="001249A0" w:rsidP="001249A0">
            <w:pPr>
              <w:pStyle w:val="ECONORMAL"/>
              <w:spacing w:line="276" w:lineRule="auto"/>
              <w:jc w:val="center"/>
              <w:rPr>
                <w:rFonts w:eastAsia="Times New Roman"/>
                <w:bCs w:val="0"/>
              </w:rPr>
            </w:pPr>
          </w:p>
          <w:p w14:paraId="01332705" w14:textId="77777777" w:rsidR="001249A0" w:rsidRPr="0017266F" w:rsidRDefault="001249A0" w:rsidP="001249A0">
            <w:pPr>
              <w:pStyle w:val="ECONORMAL"/>
              <w:spacing w:line="276" w:lineRule="auto"/>
              <w:jc w:val="center"/>
              <w:rPr>
                <w:rFonts w:eastAsia="Times New Roman"/>
                <w:bCs w:val="0"/>
              </w:rPr>
            </w:pPr>
          </w:p>
          <w:p w14:paraId="226CA856" w14:textId="77777777" w:rsidR="001249A0" w:rsidRPr="0017266F" w:rsidRDefault="001249A0" w:rsidP="001249A0">
            <w:pPr>
              <w:pStyle w:val="ECONORMAL"/>
              <w:spacing w:line="276" w:lineRule="auto"/>
              <w:jc w:val="center"/>
              <w:rPr>
                <w:rFonts w:eastAsia="Times New Roman"/>
                <w:bCs w:val="0"/>
              </w:rPr>
            </w:pPr>
          </w:p>
          <w:p w14:paraId="3D82A397" w14:textId="77777777" w:rsidR="001249A0" w:rsidRPr="0017266F" w:rsidRDefault="001249A0" w:rsidP="001249A0">
            <w:pPr>
              <w:pStyle w:val="ECONORMAL"/>
              <w:spacing w:line="276" w:lineRule="auto"/>
              <w:rPr>
                <w:rFonts w:eastAsia="Times New Roman"/>
                <w:b w:val="0"/>
              </w:rPr>
            </w:pPr>
          </w:p>
          <w:p w14:paraId="57CAAD9C" w14:textId="77777777" w:rsidR="001249A0" w:rsidRPr="0017266F" w:rsidRDefault="001249A0" w:rsidP="001249A0">
            <w:pPr>
              <w:pStyle w:val="ECONORMAL"/>
              <w:spacing w:line="276" w:lineRule="auto"/>
              <w:rPr>
                <w:rFonts w:eastAsia="Times New Roman"/>
                <w:bCs w:val="0"/>
              </w:rPr>
            </w:pPr>
          </w:p>
          <w:p w14:paraId="1573226D" w14:textId="77777777" w:rsidR="001249A0" w:rsidRPr="0017266F" w:rsidRDefault="001249A0" w:rsidP="001249A0">
            <w:pPr>
              <w:pStyle w:val="ECONORMAL"/>
              <w:spacing w:line="276" w:lineRule="auto"/>
              <w:rPr>
                <w:rFonts w:eastAsia="Times New Roman"/>
                <w:b w:val="0"/>
              </w:rPr>
            </w:pPr>
          </w:p>
          <w:p w14:paraId="7CFC6086" w14:textId="77777777" w:rsidR="001249A0" w:rsidRPr="0017266F" w:rsidRDefault="001249A0" w:rsidP="001249A0">
            <w:pPr>
              <w:pStyle w:val="ECONORMAL"/>
              <w:spacing w:line="276" w:lineRule="auto"/>
              <w:rPr>
                <w:rFonts w:eastAsia="Times New Roman"/>
                <w:b w:val="0"/>
              </w:rPr>
            </w:pPr>
          </w:p>
          <w:p w14:paraId="71F64D82" w14:textId="0C264A9F" w:rsidR="001249A0" w:rsidRPr="0017266F" w:rsidRDefault="001249A0" w:rsidP="001249A0">
            <w:pPr>
              <w:pStyle w:val="ECONORMAL"/>
              <w:spacing w:line="276" w:lineRule="auto"/>
              <w:jc w:val="center"/>
              <w:rPr>
                <w:rFonts w:eastAsia="Times New Roman"/>
                <w:bCs w:val="0"/>
              </w:rPr>
            </w:pPr>
            <w:r w:rsidRPr="0017266F">
              <w:rPr>
                <w:rFonts w:eastAsia="Times New Roman"/>
                <w:b w:val="0"/>
              </w:rPr>
              <w:t>ADMINISTRATIVA</w:t>
            </w:r>
          </w:p>
          <w:p w14:paraId="11085C28" w14:textId="77777777" w:rsidR="001249A0" w:rsidRPr="0017266F" w:rsidRDefault="001249A0" w:rsidP="001249A0">
            <w:pPr>
              <w:pStyle w:val="ECONORMAL"/>
              <w:spacing w:line="276" w:lineRule="auto"/>
              <w:rPr>
                <w:rFonts w:eastAsia="Times New Roman"/>
                <w:b w:val="0"/>
              </w:rPr>
            </w:pPr>
          </w:p>
        </w:tc>
        <w:tc>
          <w:tcPr>
            <w:tcW w:w="3490" w:type="pct"/>
            <w:tcBorders>
              <w:top w:val="none" w:sz="0" w:space="0" w:color="auto"/>
              <w:bottom w:val="none" w:sz="0" w:space="0" w:color="auto"/>
            </w:tcBorders>
            <w:hideMark/>
          </w:tcPr>
          <w:p w14:paraId="08C41B9D" w14:textId="600B3D0B" w:rsidR="001249A0" w:rsidRPr="0017266F" w:rsidRDefault="001249A0" w:rsidP="001249A0">
            <w:pPr>
              <w:pStyle w:val="ECONORMAL"/>
              <w:spacing w:line="276" w:lineRule="auto"/>
              <w:cnfStyle w:val="000000100000" w:firstRow="0" w:lastRow="0" w:firstColumn="0" w:lastColumn="0" w:oddVBand="0" w:evenVBand="0" w:oddHBand="1" w:evenHBand="0" w:firstRowFirstColumn="0" w:firstRowLastColumn="0" w:lastRowFirstColumn="0" w:lastRowLastColumn="0"/>
            </w:pPr>
            <w:r w:rsidRPr="0017266F">
              <w:t xml:space="preserve">Papel impreso, </w:t>
            </w:r>
            <w:proofErr w:type="spellStart"/>
            <w:r w:rsidRPr="0017266F">
              <w:t>planilleros</w:t>
            </w:r>
            <w:proofErr w:type="spellEnd"/>
            <w:r w:rsidRPr="0017266F">
              <w:t xml:space="preserve">, A-Z, </w:t>
            </w:r>
            <w:r w:rsidR="002806AD" w:rsidRPr="0017266F">
              <w:t>porta lapiceros</w:t>
            </w:r>
            <w:r w:rsidRPr="0017266F">
              <w:t xml:space="preserve">, sobres de manila, sobres plásticos de correspondencia, tijeras, cuaderno, </w:t>
            </w:r>
            <w:proofErr w:type="spellStart"/>
            <w:r w:rsidRPr="0017266F">
              <w:t>poptis</w:t>
            </w:r>
            <w:proofErr w:type="spellEnd"/>
            <w:r w:rsidRPr="0017266F">
              <w:t xml:space="preserve">, banderines, calendario, lapiceros, lápices, borrador, sacapuntas, regla, resaltador, corrector, marcadores, botella de vidrio para depositar grapas, pegante en barra, separadores A-Z, carpetas plásticas, </w:t>
            </w:r>
            <w:r w:rsidR="002806AD" w:rsidRPr="0017266F">
              <w:t>saca ganchos</w:t>
            </w:r>
          </w:p>
        </w:tc>
      </w:tr>
      <w:tr w:rsidR="001249A0" w:rsidRPr="0017266F" w14:paraId="4DA8B086" w14:textId="77777777" w:rsidTr="00684A55">
        <w:trPr>
          <w:trHeight w:val="362"/>
        </w:trPr>
        <w:tc>
          <w:tcPr>
            <w:cnfStyle w:val="001000000000" w:firstRow="0" w:lastRow="0" w:firstColumn="1" w:lastColumn="0" w:oddVBand="0" w:evenVBand="0" w:oddHBand="0" w:evenHBand="0" w:firstRowFirstColumn="0" w:firstRowLastColumn="0" w:lastRowFirstColumn="0" w:lastRowLastColumn="0"/>
            <w:tcW w:w="1510" w:type="pct"/>
            <w:vMerge/>
            <w:tcBorders>
              <w:right w:val="none" w:sz="0" w:space="0" w:color="auto"/>
            </w:tcBorders>
          </w:tcPr>
          <w:p w14:paraId="26A859F2" w14:textId="77777777" w:rsidR="001249A0" w:rsidRPr="0017266F" w:rsidRDefault="001249A0" w:rsidP="001249A0">
            <w:pPr>
              <w:pStyle w:val="ECONORMAL"/>
              <w:spacing w:line="276" w:lineRule="auto"/>
              <w:rPr>
                <w:rFonts w:eastAsia="Times New Roman"/>
                <w:b w:val="0"/>
              </w:rPr>
            </w:pPr>
          </w:p>
        </w:tc>
        <w:tc>
          <w:tcPr>
            <w:tcW w:w="3490" w:type="pct"/>
          </w:tcPr>
          <w:p w14:paraId="238F5B27" w14:textId="77777777" w:rsidR="001249A0" w:rsidRPr="0017266F" w:rsidRDefault="001249A0" w:rsidP="001249A0">
            <w:pPr>
              <w:pStyle w:val="ECONORMAL"/>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sidRPr="0017266F">
              <w:rPr>
                <w:rFonts w:eastAsia="Times New Roman"/>
              </w:rPr>
              <w:t>Residuos especiales: Escritorio, silla movible, a</w:t>
            </w:r>
            <w:r w:rsidRPr="0017266F">
              <w:t>rchivador de madera.</w:t>
            </w:r>
          </w:p>
        </w:tc>
      </w:tr>
      <w:tr w:rsidR="001249A0" w:rsidRPr="0017266F" w14:paraId="0853A409" w14:textId="77777777" w:rsidTr="00684A55">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1510" w:type="pct"/>
            <w:vMerge/>
            <w:tcBorders>
              <w:top w:val="none" w:sz="0" w:space="0" w:color="auto"/>
              <w:bottom w:val="none" w:sz="0" w:space="0" w:color="auto"/>
              <w:right w:val="none" w:sz="0" w:space="0" w:color="auto"/>
            </w:tcBorders>
          </w:tcPr>
          <w:p w14:paraId="5B88D7D9" w14:textId="77777777" w:rsidR="001249A0" w:rsidRPr="0017266F" w:rsidRDefault="001249A0" w:rsidP="001249A0">
            <w:pPr>
              <w:pStyle w:val="ECONORMAL"/>
              <w:spacing w:line="276" w:lineRule="auto"/>
              <w:rPr>
                <w:rFonts w:eastAsia="Times New Roman"/>
                <w:b w:val="0"/>
              </w:rPr>
            </w:pPr>
          </w:p>
        </w:tc>
        <w:tc>
          <w:tcPr>
            <w:tcW w:w="3490" w:type="pct"/>
            <w:tcBorders>
              <w:top w:val="none" w:sz="0" w:space="0" w:color="auto"/>
              <w:bottom w:val="none" w:sz="0" w:space="0" w:color="auto"/>
            </w:tcBorders>
          </w:tcPr>
          <w:p w14:paraId="2BCD9180" w14:textId="77777777" w:rsidR="001249A0" w:rsidRPr="0017266F" w:rsidRDefault="001249A0" w:rsidP="001249A0">
            <w:pPr>
              <w:pStyle w:val="ECONORMAL"/>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sidRPr="0017266F">
              <w:rPr>
                <w:rFonts w:eastAsia="Times New Roman"/>
              </w:rPr>
              <w:t xml:space="preserve">Residuos de aparatos eléctricos y electrónicos (PC portátil, cargador de portátil, teclado. </w:t>
            </w:r>
          </w:p>
        </w:tc>
      </w:tr>
      <w:tr w:rsidR="001249A0" w:rsidRPr="0017266F" w14:paraId="76545F75" w14:textId="77777777" w:rsidTr="00684A55">
        <w:trPr>
          <w:trHeight w:val="216"/>
        </w:trPr>
        <w:tc>
          <w:tcPr>
            <w:cnfStyle w:val="001000000000" w:firstRow="0" w:lastRow="0" w:firstColumn="1" w:lastColumn="0" w:oddVBand="0" w:evenVBand="0" w:oddHBand="0" w:evenHBand="0" w:firstRowFirstColumn="0" w:firstRowLastColumn="0" w:lastRowFirstColumn="0" w:lastRowLastColumn="0"/>
            <w:tcW w:w="1510" w:type="pct"/>
            <w:vMerge/>
            <w:tcBorders>
              <w:right w:val="none" w:sz="0" w:space="0" w:color="auto"/>
            </w:tcBorders>
            <w:hideMark/>
          </w:tcPr>
          <w:p w14:paraId="0BC89A28" w14:textId="77777777" w:rsidR="001249A0" w:rsidRPr="0017266F" w:rsidRDefault="001249A0" w:rsidP="001249A0">
            <w:pPr>
              <w:pStyle w:val="ECONORMAL"/>
              <w:spacing w:line="276" w:lineRule="auto"/>
              <w:rPr>
                <w:rFonts w:eastAsia="Times New Roman"/>
                <w:b w:val="0"/>
              </w:rPr>
            </w:pPr>
          </w:p>
        </w:tc>
        <w:tc>
          <w:tcPr>
            <w:tcW w:w="3490" w:type="pct"/>
          </w:tcPr>
          <w:p w14:paraId="29CE9C71" w14:textId="77777777" w:rsidR="001249A0" w:rsidRPr="0017266F" w:rsidRDefault="001249A0" w:rsidP="001249A0">
            <w:pPr>
              <w:pStyle w:val="ECONORMAL"/>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proofErr w:type="spellStart"/>
            <w:r w:rsidRPr="0017266F">
              <w:rPr>
                <w:rFonts w:eastAsia="Times New Roman"/>
              </w:rPr>
              <w:t>Pad</w:t>
            </w:r>
            <w:proofErr w:type="spellEnd"/>
            <w:r w:rsidRPr="0017266F">
              <w:rPr>
                <w:rFonts w:eastAsia="Times New Roman"/>
              </w:rPr>
              <w:t xml:space="preserve"> mouse, base para computador.</w:t>
            </w:r>
          </w:p>
        </w:tc>
      </w:tr>
      <w:tr w:rsidR="001249A0" w:rsidRPr="0017266F" w14:paraId="79D00A0F" w14:textId="77777777" w:rsidTr="00684A55">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510" w:type="pct"/>
            <w:vMerge/>
            <w:tcBorders>
              <w:top w:val="none" w:sz="0" w:space="0" w:color="auto"/>
              <w:bottom w:val="none" w:sz="0" w:space="0" w:color="auto"/>
              <w:right w:val="none" w:sz="0" w:space="0" w:color="auto"/>
            </w:tcBorders>
          </w:tcPr>
          <w:p w14:paraId="1DDF057D" w14:textId="77777777" w:rsidR="001249A0" w:rsidRPr="0017266F" w:rsidRDefault="001249A0" w:rsidP="001249A0">
            <w:pPr>
              <w:pStyle w:val="ECONORMAL"/>
              <w:spacing w:line="276" w:lineRule="auto"/>
              <w:rPr>
                <w:rFonts w:eastAsia="Times New Roman"/>
                <w:b w:val="0"/>
              </w:rPr>
            </w:pPr>
          </w:p>
        </w:tc>
        <w:tc>
          <w:tcPr>
            <w:tcW w:w="3490" w:type="pct"/>
            <w:tcBorders>
              <w:top w:val="none" w:sz="0" w:space="0" w:color="auto"/>
              <w:bottom w:val="none" w:sz="0" w:space="0" w:color="auto"/>
            </w:tcBorders>
          </w:tcPr>
          <w:p w14:paraId="0FE25B2A" w14:textId="77777777" w:rsidR="001249A0" w:rsidRPr="0017266F" w:rsidRDefault="001249A0" w:rsidP="001249A0">
            <w:pPr>
              <w:pStyle w:val="ECONORMAL"/>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sidRPr="0017266F">
              <w:rPr>
                <w:rFonts w:eastAsia="Times New Roman"/>
              </w:rPr>
              <w:t>Elementos de protección personal:  Gafas, mascarillas para gases y vapores, filtros para gases y vapores, casco, pantalón, camisa manga larga, botas de seguridad.</w:t>
            </w:r>
          </w:p>
        </w:tc>
      </w:tr>
      <w:tr w:rsidR="001249A0" w:rsidRPr="0017266F" w14:paraId="4253E635" w14:textId="77777777" w:rsidTr="00684A55">
        <w:trPr>
          <w:trHeight w:val="364"/>
        </w:trPr>
        <w:tc>
          <w:tcPr>
            <w:cnfStyle w:val="001000000000" w:firstRow="0" w:lastRow="0" w:firstColumn="1" w:lastColumn="0" w:oddVBand="0" w:evenVBand="0" w:oddHBand="0" w:evenHBand="0" w:firstRowFirstColumn="0" w:firstRowLastColumn="0" w:lastRowFirstColumn="0" w:lastRowLastColumn="0"/>
            <w:tcW w:w="1510" w:type="pct"/>
            <w:vMerge/>
            <w:tcBorders>
              <w:right w:val="none" w:sz="0" w:space="0" w:color="auto"/>
            </w:tcBorders>
            <w:hideMark/>
          </w:tcPr>
          <w:p w14:paraId="3D1EDD4E" w14:textId="77777777" w:rsidR="001249A0" w:rsidRPr="0017266F" w:rsidRDefault="001249A0" w:rsidP="001249A0">
            <w:pPr>
              <w:pStyle w:val="ECONORMAL"/>
              <w:spacing w:line="276" w:lineRule="auto"/>
              <w:rPr>
                <w:rFonts w:eastAsia="Times New Roman"/>
                <w:b w:val="0"/>
              </w:rPr>
            </w:pPr>
          </w:p>
        </w:tc>
        <w:tc>
          <w:tcPr>
            <w:tcW w:w="3490" w:type="pct"/>
          </w:tcPr>
          <w:p w14:paraId="641CDCEA" w14:textId="77777777" w:rsidR="001249A0" w:rsidRPr="0017266F" w:rsidRDefault="001249A0" w:rsidP="001249A0">
            <w:pPr>
              <w:pStyle w:val="ECONORMAL"/>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sidRPr="0017266F">
              <w:rPr>
                <w:rFonts w:eastAsia="Times New Roman"/>
              </w:rPr>
              <w:t xml:space="preserve">Residuos ordinarios (vaso plástico, Vaso losa, termo para el agua, mezclador, </w:t>
            </w:r>
            <w:proofErr w:type="spellStart"/>
            <w:r w:rsidRPr="0017266F">
              <w:rPr>
                <w:rFonts w:eastAsia="Times New Roman"/>
              </w:rPr>
              <w:t>stick</w:t>
            </w:r>
            <w:proofErr w:type="spellEnd"/>
            <w:r w:rsidRPr="0017266F">
              <w:rPr>
                <w:rFonts w:eastAsia="Times New Roman"/>
              </w:rPr>
              <w:t xml:space="preserve"> de azúcar, servilletas. misceláneos (baños).</w:t>
            </w:r>
          </w:p>
        </w:tc>
      </w:tr>
      <w:tr w:rsidR="001249A0" w:rsidRPr="0017266F" w14:paraId="06A12F69" w14:textId="77777777" w:rsidTr="00684A55">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1510" w:type="pct"/>
            <w:vMerge/>
            <w:tcBorders>
              <w:top w:val="none" w:sz="0" w:space="0" w:color="auto"/>
              <w:bottom w:val="none" w:sz="0" w:space="0" w:color="auto"/>
              <w:right w:val="none" w:sz="0" w:space="0" w:color="auto"/>
            </w:tcBorders>
          </w:tcPr>
          <w:p w14:paraId="27B359FE" w14:textId="77777777" w:rsidR="001249A0" w:rsidRPr="0017266F" w:rsidRDefault="001249A0" w:rsidP="001249A0">
            <w:pPr>
              <w:pStyle w:val="ECONORMAL"/>
              <w:spacing w:line="276" w:lineRule="auto"/>
              <w:rPr>
                <w:rFonts w:eastAsia="Times New Roman"/>
                <w:b w:val="0"/>
              </w:rPr>
            </w:pPr>
          </w:p>
        </w:tc>
        <w:tc>
          <w:tcPr>
            <w:tcW w:w="3490" w:type="pct"/>
            <w:tcBorders>
              <w:top w:val="none" w:sz="0" w:space="0" w:color="auto"/>
              <w:bottom w:val="none" w:sz="0" w:space="0" w:color="auto"/>
            </w:tcBorders>
          </w:tcPr>
          <w:p w14:paraId="26903DD7" w14:textId="77777777" w:rsidR="001249A0" w:rsidRPr="0017266F" w:rsidRDefault="001249A0" w:rsidP="001249A0">
            <w:pPr>
              <w:pStyle w:val="ECONORMAL"/>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sidRPr="0017266F">
              <w:rPr>
                <w:rFonts w:eastAsia="Times New Roman"/>
              </w:rPr>
              <w:t>Luminarias</w:t>
            </w:r>
          </w:p>
        </w:tc>
      </w:tr>
      <w:tr w:rsidR="001249A0" w:rsidRPr="0017266F" w14:paraId="5EEE332D" w14:textId="77777777" w:rsidTr="00684A55">
        <w:trPr>
          <w:trHeight w:val="364"/>
        </w:trPr>
        <w:tc>
          <w:tcPr>
            <w:cnfStyle w:val="001000000000" w:firstRow="0" w:lastRow="0" w:firstColumn="1" w:lastColumn="0" w:oddVBand="0" w:evenVBand="0" w:oddHBand="0" w:evenHBand="0" w:firstRowFirstColumn="0" w:firstRowLastColumn="0" w:lastRowFirstColumn="0" w:lastRowLastColumn="0"/>
            <w:tcW w:w="1510" w:type="pct"/>
            <w:vMerge/>
            <w:tcBorders>
              <w:right w:val="none" w:sz="0" w:space="0" w:color="auto"/>
            </w:tcBorders>
          </w:tcPr>
          <w:p w14:paraId="70A47B80" w14:textId="77777777" w:rsidR="001249A0" w:rsidRPr="0017266F" w:rsidRDefault="001249A0" w:rsidP="001249A0">
            <w:pPr>
              <w:pStyle w:val="ECONORMAL"/>
              <w:spacing w:line="276" w:lineRule="auto"/>
              <w:rPr>
                <w:rFonts w:eastAsia="Times New Roman"/>
                <w:b w:val="0"/>
              </w:rPr>
            </w:pPr>
          </w:p>
        </w:tc>
        <w:tc>
          <w:tcPr>
            <w:tcW w:w="3490" w:type="pct"/>
          </w:tcPr>
          <w:p w14:paraId="7122CBB8" w14:textId="77777777" w:rsidR="001249A0" w:rsidRPr="0017266F" w:rsidRDefault="001249A0" w:rsidP="001249A0">
            <w:pPr>
              <w:pStyle w:val="ECONORMAL"/>
              <w:spacing w:line="276" w:lineRule="auto"/>
              <w:cnfStyle w:val="000000000000" w:firstRow="0" w:lastRow="0" w:firstColumn="0" w:lastColumn="0" w:oddVBand="0" w:evenVBand="0" w:oddHBand="0" w:evenHBand="0" w:firstRowFirstColumn="0" w:firstRowLastColumn="0" w:lastRowFirstColumn="0" w:lastRowLastColumn="0"/>
              <w:rPr>
                <w:rFonts w:eastAsia="Times New Roman"/>
                <w:b/>
              </w:rPr>
            </w:pPr>
            <w:r w:rsidRPr="0017266F">
              <w:rPr>
                <w:rFonts w:eastAsia="Times New Roman"/>
                <w:b/>
              </w:rPr>
              <w:t>RESIDUOS GENERADOS (Seguridad Física)</w:t>
            </w:r>
          </w:p>
        </w:tc>
      </w:tr>
      <w:tr w:rsidR="001249A0" w:rsidRPr="0017266F" w14:paraId="30478C56" w14:textId="77777777" w:rsidTr="00684A55">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1510" w:type="pct"/>
            <w:vMerge/>
            <w:tcBorders>
              <w:top w:val="none" w:sz="0" w:space="0" w:color="auto"/>
              <w:bottom w:val="none" w:sz="0" w:space="0" w:color="auto"/>
              <w:right w:val="none" w:sz="0" w:space="0" w:color="auto"/>
            </w:tcBorders>
          </w:tcPr>
          <w:p w14:paraId="732E1D63" w14:textId="77777777" w:rsidR="001249A0" w:rsidRPr="0017266F" w:rsidRDefault="001249A0" w:rsidP="001249A0">
            <w:pPr>
              <w:pStyle w:val="ECONORMAL"/>
              <w:spacing w:line="276" w:lineRule="auto"/>
              <w:rPr>
                <w:rFonts w:eastAsia="Times New Roman"/>
                <w:b w:val="0"/>
              </w:rPr>
            </w:pPr>
          </w:p>
        </w:tc>
        <w:tc>
          <w:tcPr>
            <w:tcW w:w="3490" w:type="pct"/>
            <w:tcBorders>
              <w:top w:val="none" w:sz="0" w:space="0" w:color="auto"/>
              <w:bottom w:val="none" w:sz="0" w:space="0" w:color="auto"/>
            </w:tcBorders>
          </w:tcPr>
          <w:p w14:paraId="4B2A4936" w14:textId="77777777" w:rsidR="001249A0" w:rsidRPr="0017266F" w:rsidRDefault="001249A0" w:rsidP="001249A0">
            <w:pPr>
              <w:pStyle w:val="ECONORMAL"/>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sidRPr="0017266F">
              <w:rPr>
                <w:rFonts w:eastAsia="Times New Roman"/>
              </w:rPr>
              <w:t>Residuos de aparatos eléctricos y electrónicos (PC portátil, cargador de portátil, teclado.</w:t>
            </w:r>
          </w:p>
        </w:tc>
      </w:tr>
      <w:tr w:rsidR="003D3756" w:rsidRPr="0017266F" w14:paraId="5A5D22A1" w14:textId="77777777" w:rsidTr="00AA5B4F">
        <w:trPr>
          <w:trHeight w:val="820"/>
        </w:trPr>
        <w:tc>
          <w:tcPr>
            <w:cnfStyle w:val="001000000000" w:firstRow="0" w:lastRow="0" w:firstColumn="1" w:lastColumn="0" w:oddVBand="0" w:evenVBand="0" w:oddHBand="0" w:evenHBand="0" w:firstRowFirstColumn="0" w:firstRowLastColumn="0" w:lastRowFirstColumn="0" w:lastRowLastColumn="0"/>
            <w:tcW w:w="1510" w:type="pct"/>
            <w:vMerge w:val="restart"/>
          </w:tcPr>
          <w:p w14:paraId="43DF926A" w14:textId="77777777" w:rsidR="003D3756" w:rsidRPr="0017266F" w:rsidRDefault="003D3756" w:rsidP="001249A0">
            <w:pPr>
              <w:pStyle w:val="ECONORMAL"/>
              <w:spacing w:line="276" w:lineRule="auto"/>
              <w:rPr>
                <w:rFonts w:eastAsia="Times New Roman"/>
                <w:bCs w:val="0"/>
              </w:rPr>
            </w:pPr>
            <w:r w:rsidRPr="0017266F">
              <w:rPr>
                <w:rFonts w:eastAsia="Times New Roman"/>
                <w:b w:val="0"/>
              </w:rPr>
              <w:t xml:space="preserve"> </w:t>
            </w:r>
          </w:p>
          <w:p w14:paraId="7300B7CF" w14:textId="77777777" w:rsidR="003D3756" w:rsidRPr="0017266F" w:rsidRDefault="003D3756" w:rsidP="001249A0">
            <w:pPr>
              <w:pStyle w:val="ECONORMAL"/>
              <w:spacing w:line="276" w:lineRule="auto"/>
              <w:rPr>
                <w:rFonts w:eastAsia="Times New Roman"/>
                <w:bCs w:val="0"/>
              </w:rPr>
            </w:pPr>
          </w:p>
          <w:p w14:paraId="7D986F17" w14:textId="77777777" w:rsidR="003D3756" w:rsidRPr="0017266F" w:rsidRDefault="003D3756" w:rsidP="001249A0">
            <w:pPr>
              <w:pStyle w:val="ECONORMAL"/>
              <w:spacing w:line="276" w:lineRule="auto"/>
              <w:rPr>
                <w:rFonts w:eastAsia="Times New Roman"/>
                <w:bCs w:val="0"/>
              </w:rPr>
            </w:pPr>
          </w:p>
          <w:p w14:paraId="5BEABEF6" w14:textId="77777777" w:rsidR="003D3756" w:rsidRPr="0017266F" w:rsidRDefault="003D3756" w:rsidP="001249A0">
            <w:pPr>
              <w:pStyle w:val="ECONORMAL"/>
              <w:spacing w:line="276" w:lineRule="auto"/>
              <w:rPr>
                <w:rFonts w:eastAsia="Times New Roman"/>
                <w:bCs w:val="0"/>
              </w:rPr>
            </w:pPr>
          </w:p>
          <w:p w14:paraId="57ACDC13" w14:textId="77777777" w:rsidR="003D3756" w:rsidRPr="0017266F" w:rsidRDefault="003D3756" w:rsidP="001249A0">
            <w:pPr>
              <w:pStyle w:val="ECONORMAL"/>
              <w:spacing w:line="276" w:lineRule="auto"/>
              <w:rPr>
                <w:rFonts w:eastAsia="Times New Roman"/>
                <w:bCs w:val="0"/>
              </w:rPr>
            </w:pPr>
          </w:p>
          <w:p w14:paraId="1D83B6A5" w14:textId="77777777" w:rsidR="003D3756" w:rsidRPr="0017266F" w:rsidRDefault="003D3756" w:rsidP="001249A0">
            <w:pPr>
              <w:pStyle w:val="ECONORMAL"/>
              <w:spacing w:line="276" w:lineRule="auto"/>
              <w:rPr>
                <w:rFonts w:eastAsia="Times New Roman"/>
                <w:bCs w:val="0"/>
              </w:rPr>
            </w:pPr>
          </w:p>
          <w:p w14:paraId="6102A770" w14:textId="77777777" w:rsidR="003D3756" w:rsidRPr="0017266F" w:rsidRDefault="003D3756" w:rsidP="001249A0">
            <w:pPr>
              <w:pStyle w:val="ECONORMAL"/>
              <w:spacing w:line="276" w:lineRule="auto"/>
              <w:rPr>
                <w:rFonts w:eastAsia="Times New Roman"/>
                <w:bCs w:val="0"/>
              </w:rPr>
            </w:pPr>
          </w:p>
          <w:p w14:paraId="3DDE692D" w14:textId="77777777" w:rsidR="003D3756" w:rsidRPr="0017266F" w:rsidRDefault="003D3756" w:rsidP="001249A0">
            <w:pPr>
              <w:pStyle w:val="ECONORMAL"/>
              <w:spacing w:line="276" w:lineRule="auto"/>
              <w:rPr>
                <w:rFonts w:eastAsia="Times New Roman"/>
                <w:bCs w:val="0"/>
              </w:rPr>
            </w:pPr>
          </w:p>
          <w:p w14:paraId="1875B5FF" w14:textId="77777777" w:rsidR="003D3756" w:rsidRPr="0017266F" w:rsidRDefault="003D3756" w:rsidP="001249A0">
            <w:pPr>
              <w:pStyle w:val="ECONORMAL"/>
              <w:spacing w:line="276" w:lineRule="auto"/>
              <w:rPr>
                <w:rFonts w:eastAsia="Times New Roman"/>
                <w:bCs w:val="0"/>
              </w:rPr>
            </w:pPr>
          </w:p>
          <w:p w14:paraId="76D3B886" w14:textId="77777777" w:rsidR="003D3756" w:rsidRPr="0017266F" w:rsidRDefault="003D3756" w:rsidP="001249A0">
            <w:pPr>
              <w:pStyle w:val="ECONORMAL"/>
              <w:spacing w:line="276" w:lineRule="auto"/>
              <w:rPr>
                <w:rFonts w:eastAsia="Times New Roman"/>
                <w:bCs w:val="0"/>
              </w:rPr>
            </w:pPr>
          </w:p>
          <w:p w14:paraId="335AD20F" w14:textId="77777777" w:rsidR="003D3756" w:rsidRPr="0017266F" w:rsidRDefault="003D3756" w:rsidP="001249A0">
            <w:pPr>
              <w:pStyle w:val="ECONORMAL"/>
              <w:spacing w:line="276" w:lineRule="auto"/>
              <w:rPr>
                <w:rFonts w:eastAsia="Times New Roman"/>
                <w:bCs w:val="0"/>
              </w:rPr>
            </w:pPr>
          </w:p>
          <w:p w14:paraId="3E395A26" w14:textId="77777777" w:rsidR="003D3756" w:rsidRPr="0017266F" w:rsidRDefault="003D3756" w:rsidP="001249A0">
            <w:pPr>
              <w:pStyle w:val="ECONORMAL"/>
              <w:spacing w:line="276" w:lineRule="auto"/>
              <w:rPr>
                <w:rFonts w:eastAsia="Times New Roman"/>
                <w:bCs w:val="0"/>
              </w:rPr>
            </w:pPr>
          </w:p>
          <w:p w14:paraId="39442F55" w14:textId="77777777" w:rsidR="003D3756" w:rsidRPr="0017266F" w:rsidRDefault="003D3756" w:rsidP="001249A0">
            <w:pPr>
              <w:pStyle w:val="ECONORMAL"/>
              <w:spacing w:line="276" w:lineRule="auto"/>
              <w:rPr>
                <w:rFonts w:eastAsia="Times New Roman"/>
                <w:bCs w:val="0"/>
              </w:rPr>
            </w:pPr>
          </w:p>
          <w:p w14:paraId="07D8AD51" w14:textId="77777777" w:rsidR="003D3756" w:rsidRPr="0017266F" w:rsidRDefault="003D3756" w:rsidP="001249A0">
            <w:pPr>
              <w:pStyle w:val="ECONORMAL"/>
              <w:spacing w:line="276" w:lineRule="auto"/>
              <w:rPr>
                <w:rFonts w:eastAsia="Times New Roman"/>
                <w:bCs w:val="0"/>
              </w:rPr>
            </w:pPr>
          </w:p>
          <w:p w14:paraId="1E7DC34F" w14:textId="77777777" w:rsidR="003D3756" w:rsidRPr="0017266F" w:rsidRDefault="003D3756" w:rsidP="001249A0">
            <w:pPr>
              <w:pStyle w:val="ECONORMAL"/>
              <w:spacing w:line="276" w:lineRule="auto"/>
              <w:rPr>
                <w:rFonts w:eastAsia="Times New Roman"/>
                <w:bCs w:val="0"/>
              </w:rPr>
            </w:pPr>
          </w:p>
          <w:p w14:paraId="59BA8118" w14:textId="77777777" w:rsidR="003D3756" w:rsidRPr="0017266F" w:rsidRDefault="003D3756" w:rsidP="001249A0">
            <w:pPr>
              <w:pStyle w:val="ECONORMAL"/>
              <w:spacing w:line="276" w:lineRule="auto"/>
              <w:rPr>
                <w:rFonts w:eastAsia="Times New Roman"/>
                <w:bCs w:val="0"/>
              </w:rPr>
            </w:pPr>
          </w:p>
          <w:p w14:paraId="62F755ED" w14:textId="77777777" w:rsidR="003D3756" w:rsidRPr="0017266F" w:rsidRDefault="003D3756" w:rsidP="001249A0">
            <w:pPr>
              <w:pStyle w:val="ECONORMAL"/>
              <w:spacing w:line="276" w:lineRule="auto"/>
              <w:jc w:val="center"/>
              <w:rPr>
                <w:rFonts w:eastAsia="Times New Roman"/>
                <w:bCs w:val="0"/>
              </w:rPr>
            </w:pPr>
          </w:p>
          <w:p w14:paraId="45A847A1" w14:textId="4F8E4D47" w:rsidR="003D3756" w:rsidRPr="0017266F" w:rsidRDefault="00760464" w:rsidP="001249A0">
            <w:pPr>
              <w:pStyle w:val="ECONORMAL"/>
              <w:spacing w:line="276" w:lineRule="auto"/>
              <w:jc w:val="center"/>
              <w:rPr>
                <w:rFonts w:eastAsia="Times New Roman"/>
                <w:b w:val="0"/>
              </w:rPr>
            </w:pPr>
            <w:r>
              <w:rPr>
                <w:rFonts w:eastAsia="Times New Roman"/>
                <w:b w:val="0"/>
              </w:rPr>
              <w:t>PROCESO</w:t>
            </w:r>
            <w:r w:rsidR="003D3756" w:rsidRPr="0017266F">
              <w:rPr>
                <w:rFonts w:eastAsia="Times New Roman"/>
                <w:b w:val="0"/>
              </w:rPr>
              <w:t xml:space="preserve"> ADMINISTRATIV</w:t>
            </w:r>
            <w:r w:rsidR="003E6958">
              <w:rPr>
                <w:rFonts w:eastAsia="Times New Roman"/>
                <w:b w:val="0"/>
              </w:rPr>
              <w:t>O</w:t>
            </w:r>
          </w:p>
        </w:tc>
        <w:tc>
          <w:tcPr>
            <w:tcW w:w="3490" w:type="pct"/>
          </w:tcPr>
          <w:p w14:paraId="63D0BFDB" w14:textId="77777777" w:rsidR="003D3756" w:rsidRPr="0017266F" w:rsidRDefault="003D3756" w:rsidP="001249A0">
            <w:pPr>
              <w:pStyle w:val="ECONORMAL"/>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sidRPr="0017266F">
              <w:rPr>
                <w:rFonts w:eastAsia="Times New Roman"/>
              </w:rPr>
              <w:lastRenderedPageBreak/>
              <w:t xml:space="preserve">Residuos ordinarios: (vaso plástico, mezclador, </w:t>
            </w:r>
            <w:proofErr w:type="spellStart"/>
            <w:r w:rsidRPr="0017266F">
              <w:rPr>
                <w:rFonts w:eastAsia="Times New Roman"/>
              </w:rPr>
              <w:t>stick</w:t>
            </w:r>
            <w:proofErr w:type="spellEnd"/>
            <w:r w:rsidRPr="0017266F">
              <w:rPr>
                <w:rFonts w:eastAsia="Times New Roman"/>
              </w:rPr>
              <w:t xml:space="preserve"> de azúcar, bolsa plástica, servilletas. misceláneos (baños).</w:t>
            </w:r>
          </w:p>
        </w:tc>
      </w:tr>
      <w:tr w:rsidR="001249A0" w:rsidRPr="0017266F" w14:paraId="738D49CF" w14:textId="77777777" w:rsidTr="00684A55">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1510" w:type="pct"/>
            <w:vMerge/>
            <w:tcBorders>
              <w:right w:val="none" w:sz="0" w:space="0" w:color="auto"/>
            </w:tcBorders>
          </w:tcPr>
          <w:p w14:paraId="5897273C" w14:textId="77777777" w:rsidR="001249A0" w:rsidRPr="0017266F" w:rsidRDefault="001249A0" w:rsidP="001249A0">
            <w:pPr>
              <w:pStyle w:val="ECONORMAL"/>
              <w:spacing w:line="276" w:lineRule="auto"/>
              <w:rPr>
                <w:rFonts w:eastAsia="Times New Roman"/>
                <w:b w:val="0"/>
              </w:rPr>
            </w:pPr>
          </w:p>
        </w:tc>
        <w:tc>
          <w:tcPr>
            <w:tcW w:w="3490" w:type="pct"/>
          </w:tcPr>
          <w:p w14:paraId="39C91DE9" w14:textId="77777777" w:rsidR="001249A0" w:rsidRPr="0017266F" w:rsidRDefault="001249A0" w:rsidP="001249A0">
            <w:pPr>
              <w:pStyle w:val="ECONORMAL"/>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sidRPr="0017266F">
              <w:rPr>
                <w:rFonts w:eastAsia="Times New Roman"/>
                <w:b/>
              </w:rPr>
              <w:t>RESIDUOS GENERADOS (Cafetería y aseo)</w:t>
            </w:r>
          </w:p>
        </w:tc>
      </w:tr>
      <w:tr w:rsidR="001249A0" w:rsidRPr="0017266F" w14:paraId="081424F6" w14:textId="77777777" w:rsidTr="00684A55">
        <w:trPr>
          <w:trHeight w:val="364"/>
        </w:trPr>
        <w:tc>
          <w:tcPr>
            <w:cnfStyle w:val="001000000000" w:firstRow="0" w:lastRow="0" w:firstColumn="1" w:lastColumn="0" w:oddVBand="0" w:evenVBand="0" w:oddHBand="0" w:evenHBand="0" w:firstRowFirstColumn="0" w:firstRowLastColumn="0" w:lastRowFirstColumn="0" w:lastRowLastColumn="0"/>
            <w:tcW w:w="1510" w:type="pct"/>
            <w:vMerge/>
            <w:tcBorders>
              <w:right w:val="none" w:sz="0" w:space="0" w:color="auto"/>
            </w:tcBorders>
          </w:tcPr>
          <w:p w14:paraId="0E55860F" w14:textId="77777777" w:rsidR="001249A0" w:rsidRPr="0017266F" w:rsidRDefault="001249A0" w:rsidP="001249A0">
            <w:pPr>
              <w:pStyle w:val="ECONORMAL"/>
              <w:spacing w:line="276" w:lineRule="auto"/>
              <w:rPr>
                <w:rFonts w:eastAsia="Times New Roman"/>
                <w:b w:val="0"/>
              </w:rPr>
            </w:pPr>
          </w:p>
        </w:tc>
        <w:tc>
          <w:tcPr>
            <w:tcW w:w="3490" w:type="pct"/>
          </w:tcPr>
          <w:p w14:paraId="0204AAAB" w14:textId="77777777" w:rsidR="001249A0" w:rsidRPr="0017266F" w:rsidRDefault="001249A0" w:rsidP="001249A0">
            <w:pPr>
              <w:pStyle w:val="ECONORMAL"/>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sidRPr="0017266F">
              <w:rPr>
                <w:rFonts w:eastAsia="Times New Roman"/>
              </w:rPr>
              <w:t>Cajas de cartón, palos de trapero, toallas, desechos de comida, empaques, servilletas, bolsas, empaque plástico, envases, mechas de trapero, escobas.</w:t>
            </w:r>
          </w:p>
        </w:tc>
      </w:tr>
      <w:tr w:rsidR="001249A0" w:rsidRPr="0017266F" w14:paraId="501A8578" w14:textId="77777777" w:rsidTr="00684A55">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1510" w:type="pct"/>
            <w:vMerge/>
            <w:tcBorders>
              <w:right w:val="none" w:sz="0" w:space="0" w:color="auto"/>
            </w:tcBorders>
          </w:tcPr>
          <w:p w14:paraId="07DAA5C0" w14:textId="77777777" w:rsidR="001249A0" w:rsidRPr="0017266F" w:rsidRDefault="001249A0" w:rsidP="001249A0">
            <w:pPr>
              <w:pStyle w:val="ECONORMAL"/>
              <w:spacing w:line="276" w:lineRule="auto"/>
              <w:rPr>
                <w:rFonts w:eastAsia="Times New Roman"/>
                <w:b w:val="0"/>
              </w:rPr>
            </w:pPr>
          </w:p>
        </w:tc>
        <w:tc>
          <w:tcPr>
            <w:tcW w:w="3490" w:type="pct"/>
          </w:tcPr>
          <w:p w14:paraId="6A155994" w14:textId="77777777" w:rsidR="001249A0" w:rsidRPr="0017266F" w:rsidRDefault="001249A0" w:rsidP="001249A0">
            <w:pPr>
              <w:pStyle w:val="ECONORMAL"/>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sidRPr="0017266F">
              <w:rPr>
                <w:rFonts w:eastAsia="Times New Roman"/>
              </w:rPr>
              <w:t xml:space="preserve">Residuos ordinarios (vaso plástico, empaques de comida, cáscara de alimentos, mezclador, </w:t>
            </w:r>
            <w:proofErr w:type="spellStart"/>
            <w:r w:rsidRPr="0017266F">
              <w:rPr>
                <w:rFonts w:eastAsia="Times New Roman"/>
              </w:rPr>
              <w:t>stick</w:t>
            </w:r>
            <w:proofErr w:type="spellEnd"/>
            <w:r w:rsidRPr="0017266F">
              <w:rPr>
                <w:rFonts w:eastAsia="Times New Roman"/>
              </w:rPr>
              <w:t xml:space="preserve"> de azúcar, servilletas, cubiertos desechables, misceláneos (baños).</w:t>
            </w:r>
          </w:p>
        </w:tc>
      </w:tr>
      <w:tr w:rsidR="001249A0" w:rsidRPr="0017266F" w14:paraId="1B474C73" w14:textId="77777777" w:rsidTr="00684A55">
        <w:trPr>
          <w:trHeight w:val="364"/>
        </w:trPr>
        <w:tc>
          <w:tcPr>
            <w:cnfStyle w:val="001000000000" w:firstRow="0" w:lastRow="0" w:firstColumn="1" w:lastColumn="0" w:oddVBand="0" w:evenVBand="0" w:oddHBand="0" w:evenHBand="0" w:firstRowFirstColumn="0" w:firstRowLastColumn="0" w:lastRowFirstColumn="0" w:lastRowLastColumn="0"/>
            <w:tcW w:w="1510" w:type="pct"/>
            <w:vMerge/>
            <w:tcBorders>
              <w:right w:val="none" w:sz="0" w:space="0" w:color="auto"/>
            </w:tcBorders>
          </w:tcPr>
          <w:p w14:paraId="247F2576" w14:textId="77777777" w:rsidR="001249A0" w:rsidRPr="0017266F" w:rsidRDefault="001249A0" w:rsidP="001249A0">
            <w:pPr>
              <w:pStyle w:val="ECONORMAL"/>
              <w:spacing w:line="276" w:lineRule="auto"/>
              <w:rPr>
                <w:rFonts w:eastAsia="Times New Roman"/>
                <w:b w:val="0"/>
              </w:rPr>
            </w:pPr>
          </w:p>
        </w:tc>
        <w:tc>
          <w:tcPr>
            <w:tcW w:w="3490" w:type="pct"/>
          </w:tcPr>
          <w:p w14:paraId="3CCCE3AE" w14:textId="77777777" w:rsidR="001249A0" w:rsidRPr="0017266F" w:rsidRDefault="001249A0" w:rsidP="001249A0">
            <w:pPr>
              <w:pStyle w:val="ECONORMAL"/>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sidRPr="0017266F">
              <w:rPr>
                <w:rFonts w:eastAsia="Times New Roman"/>
                <w:b/>
              </w:rPr>
              <w:t>RESIDUOS GENERADOS (Mensajería)</w:t>
            </w:r>
          </w:p>
        </w:tc>
      </w:tr>
      <w:tr w:rsidR="001249A0" w:rsidRPr="0017266F" w14:paraId="288CA7FC" w14:textId="77777777" w:rsidTr="00684A55">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1510" w:type="pct"/>
            <w:vMerge/>
            <w:tcBorders>
              <w:right w:val="none" w:sz="0" w:space="0" w:color="auto"/>
            </w:tcBorders>
          </w:tcPr>
          <w:p w14:paraId="194CA123" w14:textId="77777777" w:rsidR="001249A0" w:rsidRPr="0017266F" w:rsidRDefault="001249A0" w:rsidP="001249A0">
            <w:pPr>
              <w:pStyle w:val="ECONORMAL"/>
              <w:spacing w:line="276" w:lineRule="auto"/>
              <w:rPr>
                <w:rFonts w:eastAsia="Times New Roman"/>
                <w:b w:val="0"/>
              </w:rPr>
            </w:pPr>
          </w:p>
        </w:tc>
        <w:tc>
          <w:tcPr>
            <w:tcW w:w="3490" w:type="pct"/>
          </w:tcPr>
          <w:p w14:paraId="2BCE6886" w14:textId="0E6BE92C" w:rsidR="001249A0" w:rsidRPr="0017266F" w:rsidRDefault="001249A0" w:rsidP="001249A0">
            <w:pPr>
              <w:pStyle w:val="ECONORMAL"/>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sidRPr="0017266F">
              <w:rPr>
                <w:rFonts w:eastAsia="Times New Roman"/>
              </w:rPr>
              <w:t xml:space="preserve">Papel de </w:t>
            </w:r>
            <w:r w:rsidR="001D39A7" w:rsidRPr="0017266F">
              <w:rPr>
                <w:rFonts w:eastAsia="Times New Roman"/>
              </w:rPr>
              <w:t>reusó</w:t>
            </w:r>
            <w:r w:rsidRPr="0017266F">
              <w:rPr>
                <w:rFonts w:eastAsia="Times New Roman"/>
              </w:rPr>
              <w:t>, carpetas, cartón, bolígrafo, sobres de manila.</w:t>
            </w:r>
          </w:p>
        </w:tc>
      </w:tr>
      <w:tr w:rsidR="001249A0" w:rsidRPr="0017266F" w14:paraId="3B4EECDD" w14:textId="77777777" w:rsidTr="00684A55">
        <w:trPr>
          <w:trHeight w:val="364"/>
        </w:trPr>
        <w:tc>
          <w:tcPr>
            <w:cnfStyle w:val="001000000000" w:firstRow="0" w:lastRow="0" w:firstColumn="1" w:lastColumn="0" w:oddVBand="0" w:evenVBand="0" w:oddHBand="0" w:evenHBand="0" w:firstRowFirstColumn="0" w:firstRowLastColumn="0" w:lastRowFirstColumn="0" w:lastRowLastColumn="0"/>
            <w:tcW w:w="1510" w:type="pct"/>
            <w:vMerge/>
            <w:tcBorders>
              <w:right w:val="none" w:sz="0" w:space="0" w:color="auto"/>
            </w:tcBorders>
          </w:tcPr>
          <w:p w14:paraId="37153714" w14:textId="77777777" w:rsidR="001249A0" w:rsidRPr="0017266F" w:rsidRDefault="001249A0" w:rsidP="001249A0">
            <w:pPr>
              <w:pStyle w:val="ECONORMAL"/>
              <w:spacing w:line="276" w:lineRule="auto"/>
              <w:rPr>
                <w:rFonts w:eastAsia="Times New Roman"/>
                <w:b w:val="0"/>
              </w:rPr>
            </w:pPr>
          </w:p>
        </w:tc>
        <w:tc>
          <w:tcPr>
            <w:tcW w:w="3490" w:type="pct"/>
          </w:tcPr>
          <w:p w14:paraId="43EECD83" w14:textId="77777777" w:rsidR="001249A0" w:rsidRPr="0017266F" w:rsidRDefault="001249A0" w:rsidP="001249A0">
            <w:pPr>
              <w:pStyle w:val="ECONORMAL"/>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sidRPr="0017266F">
              <w:rPr>
                <w:rFonts w:eastAsia="Times New Roman"/>
              </w:rPr>
              <w:t xml:space="preserve">Residuos ordinarios (vaso plástico, empaques de comida, cáscara de alimentos, mezclador, </w:t>
            </w:r>
            <w:proofErr w:type="spellStart"/>
            <w:r w:rsidRPr="0017266F">
              <w:rPr>
                <w:rFonts w:eastAsia="Times New Roman"/>
              </w:rPr>
              <w:t>stick</w:t>
            </w:r>
            <w:proofErr w:type="spellEnd"/>
            <w:r w:rsidRPr="0017266F">
              <w:rPr>
                <w:rFonts w:eastAsia="Times New Roman"/>
              </w:rPr>
              <w:t xml:space="preserve"> de azúcar, servilletas, cubiertos desechables, misceláneos (baños).</w:t>
            </w:r>
          </w:p>
        </w:tc>
      </w:tr>
      <w:tr w:rsidR="001249A0" w:rsidRPr="0017266F" w14:paraId="7F3C4D44" w14:textId="77777777" w:rsidTr="00684A55">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1510" w:type="pct"/>
            <w:vMerge/>
            <w:tcBorders>
              <w:right w:val="none" w:sz="0" w:space="0" w:color="auto"/>
            </w:tcBorders>
          </w:tcPr>
          <w:p w14:paraId="5DE19EB1" w14:textId="77777777" w:rsidR="001249A0" w:rsidRPr="0017266F" w:rsidRDefault="001249A0" w:rsidP="001249A0">
            <w:pPr>
              <w:pStyle w:val="ECONORMAL"/>
              <w:spacing w:line="276" w:lineRule="auto"/>
              <w:rPr>
                <w:rFonts w:eastAsia="Times New Roman"/>
                <w:b w:val="0"/>
              </w:rPr>
            </w:pPr>
          </w:p>
        </w:tc>
        <w:tc>
          <w:tcPr>
            <w:tcW w:w="3490" w:type="pct"/>
          </w:tcPr>
          <w:p w14:paraId="3391E649" w14:textId="77777777" w:rsidR="001249A0" w:rsidRPr="0017266F" w:rsidRDefault="001249A0" w:rsidP="001249A0">
            <w:pPr>
              <w:pStyle w:val="ECONORMAL"/>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sidRPr="0017266F">
              <w:rPr>
                <w:rFonts w:eastAsia="Times New Roman"/>
                <w:b/>
              </w:rPr>
              <w:t>RESIDUOS GENERADOS (Infraestructura)</w:t>
            </w:r>
          </w:p>
        </w:tc>
      </w:tr>
      <w:tr w:rsidR="001249A0" w:rsidRPr="0017266F" w14:paraId="331E3721" w14:textId="77777777" w:rsidTr="00684A55">
        <w:trPr>
          <w:trHeight w:val="364"/>
        </w:trPr>
        <w:tc>
          <w:tcPr>
            <w:cnfStyle w:val="001000000000" w:firstRow="0" w:lastRow="0" w:firstColumn="1" w:lastColumn="0" w:oddVBand="0" w:evenVBand="0" w:oddHBand="0" w:evenHBand="0" w:firstRowFirstColumn="0" w:firstRowLastColumn="0" w:lastRowFirstColumn="0" w:lastRowLastColumn="0"/>
            <w:tcW w:w="1510" w:type="pct"/>
            <w:vMerge/>
            <w:tcBorders>
              <w:right w:val="none" w:sz="0" w:space="0" w:color="auto"/>
            </w:tcBorders>
          </w:tcPr>
          <w:p w14:paraId="476D263C" w14:textId="77777777" w:rsidR="001249A0" w:rsidRPr="0017266F" w:rsidRDefault="001249A0" w:rsidP="001249A0">
            <w:pPr>
              <w:pStyle w:val="ECONORMAL"/>
              <w:spacing w:line="276" w:lineRule="auto"/>
              <w:rPr>
                <w:rFonts w:eastAsia="Times New Roman"/>
                <w:b w:val="0"/>
              </w:rPr>
            </w:pPr>
          </w:p>
        </w:tc>
        <w:tc>
          <w:tcPr>
            <w:tcW w:w="3490" w:type="pct"/>
          </w:tcPr>
          <w:p w14:paraId="4160A171" w14:textId="77777777" w:rsidR="001249A0" w:rsidRPr="0017266F" w:rsidRDefault="001249A0" w:rsidP="001249A0">
            <w:pPr>
              <w:pStyle w:val="ECONORMAL"/>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sidRPr="0017266F">
              <w:rPr>
                <w:rFonts w:eastAsia="Times New Roman"/>
              </w:rPr>
              <w:t xml:space="preserve">Llaves de tubo, cinta adhesiva, cables eléctricos, mangueras, siliconas, pinturas, brochas,  lijas de agua, brocas, jabones desengrasantes, desincrustantes y refrigerantes, herramientas de manos, taladro-pulidora,  </w:t>
            </w:r>
            <w:proofErr w:type="spellStart"/>
            <w:r w:rsidRPr="0017266F">
              <w:rPr>
                <w:rFonts w:eastAsia="Times New Roman"/>
              </w:rPr>
              <w:t>hombresolo</w:t>
            </w:r>
            <w:proofErr w:type="spellEnd"/>
            <w:r w:rsidRPr="0017266F">
              <w:rPr>
                <w:rFonts w:eastAsia="Times New Roman"/>
              </w:rPr>
              <w:t xml:space="preserve">, escuadras, lápices, alicates, cortafríos, bolsas plásticas, correas plásticas, marcadores, tornillería, guantes látex, agua,  acetileno, oxígeno y nitrógeno, aceite mineral y aceite sintético, </w:t>
            </w:r>
            <w:proofErr w:type="spellStart"/>
            <w:r w:rsidRPr="0017266F">
              <w:rPr>
                <w:rFonts w:eastAsia="Times New Roman"/>
              </w:rPr>
              <w:t>Barillas</w:t>
            </w:r>
            <w:proofErr w:type="spellEnd"/>
            <w:r w:rsidRPr="0017266F">
              <w:rPr>
                <w:rFonts w:eastAsia="Times New Roman"/>
              </w:rPr>
              <w:t xml:space="preserve"> de soldaduras, espumas de </w:t>
            </w:r>
            <w:proofErr w:type="spellStart"/>
            <w:r w:rsidRPr="0017266F">
              <w:rPr>
                <w:rFonts w:eastAsia="Times New Roman"/>
              </w:rPr>
              <w:t>rubatex</w:t>
            </w:r>
            <w:proofErr w:type="spellEnd"/>
            <w:r w:rsidRPr="0017266F">
              <w:rPr>
                <w:rFonts w:eastAsia="Times New Roman"/>
              </w:rPr>
              <w:t xml:space="preserve">, espuma de </w:t>
            </w:r>
            <w:proofErr w:type="spellStart"/>
            <w:r w:rsidRPr="0017266F">
              <w:rPr>
                <w:rFonts w:eastAsia="Times New Roman"/>
              </w:rPr>
              <w:t>gimbolo</w:t>
            </w:r>
            <w:proofErr w:type="spellEnd"/>
            <w:r w:rsidRPr="0017266F">
              <w:rPr>
                <w:rFonts w:eastAsia="Times New Roman"/>
              </w:rPr>
              <w:t xml:space="preserve"> (aislaste), fibra de vidrio, uso de la camioneta, candados, llaves de candados, toma corrientes, adaptadores eléctricos, puntillas, martillo.</w:t>
            </w:r>
          </w:p>
        </w:tc>
      </w:tr>
      <w:tr w:rsidR="001249A0" w:rsidRPr="0017266F" w14:paraId="3D91011C" w14:textId="77777777" w:rsidTr="00684A55">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1510" w:type="pct"/>
            <w:vMerge/>
            <w:tcBorders>
              <w:right w:val="none" w:sz="0" w:space="0" w:color="auto"/>
            </w:tcBorders>
          </w:tcPr>
          <w:p w14:paraId="2935C6FB" w14:textId="77777777" w:rsidR="001249A0" w:rsidRPr="0017266F" w:rsidRDefault="001249A0" w:rsidP="001249A0">
            <w:pPr>
              <w:pStyle w:val="ECONORMAL"/>
              <w:spacing w:line="276" w:lineRule="auto"/>
              <w:rPr>
                <w:rFonts w:eastAsia="Times New Roman"/>
                <w:b w:val="0"/>
              </w:rPr>
            </w:pPr>
          </w:p>
        </w:tc>
        <w:tc>
          <w:tcPr>
            <w:tcW w:w="3490" w:type="pct"/>
          </w:tcPr>
          <w:p w14:paraId="0F1F446F" w14:textId="77777777" w:rsidR="001249A0" w:rsidRPr="0017266F" w:rsidRDefault="001249A0" w:rsidP="001249A0">
            <w:pPr>
              <w:pStyle w:val="ECONORMAL"/>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sidRPr="0017266F">
              <w:rPr>
                <w:rFonts w:eastAsia="Times New Roman"/>
              </w:rPr>
              <w:t xml:space="preserve">Residuos ordinarios (vaso plástico, empaques de comida, cáscara de alimentos, mezclador, </w:t>
            </w:r>
            <w:proofErr w:type="spellStart"/>
            <w:r w:rsidRPr="0017266F">
              <w:rPr>
                <w:rFonts w:eastAsia="Times New Roman"/>
              </w:rPr>
              <w:t>stick</w:t>
            </w:r>
            <w:proofErr w:type="spellEnd"/>
            <w:r w:rsidRPr="0017266F">
              <w:rPr>
                <w:rFonts w:eastAsia="Times New Roman"/>
              </w:rPr>
              <w:t xml:space="preserve"> de azúcar, servilletas, cubiertos desechables, misceláneos (baños).</w:t>
            </w:r>
          </w:p>
        </w:tc>
      </w:tr>
    </w:tbl>
    <w:p w14:paraId="7EE45E25" w14:textId="287137FE" w:rsidR="001249A0" w:rsidRPr="0017266F" w:rsidRDefault="001249A0" w:rsidP="001249A0">
      <w:pPr>
        <w:pStyle w:val="ECONORMAL"/>
        <w:jc w:val="center"/>
        <w:rPr>
          <w:rFonts w:eastAsia="Times New Roman"/>
          <w:sz w:val="20"/>
          <w:szCs w:val="20"/>
        </w:rPr>
      </w:pPr>
      <w:r w:rsidRPr="0017266F">
        <w:rPr>
          <w:rFonts w:eastAsia="Times New Roman"/>
          <w:sz w:val="20"/>
          <w:szCs w:val="20"/>
        </w:rPr>
        <w:t xml:space="preserve">Fuente: </w:t>
      </w:r>
      <w:r w:rsidR="00CD47D5" w:rsidRPr="00CD47D5">
        <w:rPr>
          <w:rFonts w:eastAsia="Times New Roman"/>
          <w:sz w:val="20"/>
          <w:szCs w:val="20"/>
        </w:rPr>
        <w:t>INGENIERÍA Y SERVICIOS DE COLOMBIA D&amp;R SAS</w:t>
      </w:r>
    </w:p>
    <w:p w14:paraId="19FC9C84" w14:textId="5AF0CFF5" w:rsidR="001249A0" w:rsidRPr="0017266F" w:rsidRDefault="001249A0" w:rsidP="001249A0">
      <w:pPr>
        <w:pStyle w:val="ECONORMAL"/>
        <w:rPr>
          <w:rFonts w:eastAsia="Times New Roman"/>
          <w:sz w:val="24"/>
          <w:szCs w:val="24"/>
        </w:rPr>
      </w:pPr>
    </w:p>
    <w:p w14:paraId="466F9F8D" w14:textId="3CBEBB2A" w:rsidR="009A4EBC" w:rsidRPr="0017266F" w:rsidRDefault="009A4EBC" w:rsidP="001249A0">
      <w:pPr>
        <w:pStyle w:val="ECONORMAL"/>
        <w:rPr>
          <w:rFonts w:eastAsia="Times New Roman"/>
          <w:sz w:val="24"/>
          <w:szCs w:val="24"/>
        </w:rPr>
      </w:pPr>
    </w:p>
    <w:p w14:paraId="2F7703B9" w14:textId="77777777" w:rsidR="00684A55" w:rsidRPr="0017266F" w:rsidRDefault="00684A55" w:rsidP="009A4EBC">
      <w:pPr>
        <w:pStyle w:val="ECONORMAL"/>
        <w:rPr>
          <w:rFonts w:eastAsia="Times New Roman"/>
          <w:sz w:val="24"/>
          <w:szCs w:val="24"/>
        </w:rPr>
      </w:pPr>
    </w:p>
    <w:p w14:paraId="7E456961" w14:textId="5FC30DB3" w:rsidR="00916DF6" w:rsidRPr="00697AF7" w:rsidRDefault="001249A0" w:rsidP="005E0323">
      <w:pPr>
        <w:pStyle w:val="ECONORMAL"/>
        <w:numPr>
          <w:ilvl w:val="0"/>
          <w:numId w:val="9"/>
        </w:numPr>
        <w:ind w:left="284" w:hanging="284"/>
        <w:rPr>
          <w:rFonts w:eastAsia="Times New Roman"/>
          <w:sz w:val="24"/>
          <w:szCs w:val="24"/>
        </w:rPr>
      </w:pPr>
      <w:r w:rsidRPr="0017266F">
        <w:rPr>
          <w:rFonts w:eastAsia="Times New Roman"/>
          <w:sz w:val="24"/>
          <w:szCs w:val="24"/>
        </w:rPr>
        <w:t>En cuanto la actividad de poda de árboles, el residuo vegetal es almacenado temporalmente</w:t>
      </w:r>
      <w:r w:rsidR="00F07D45">
        <w:rPr>
          <w:rFonts w:eastAsia="Times New Roman"/>
          <w:sz w:val="24"/>
          <w:szCs w:val="24"/>
        </w:rPr>
        <w:t xml:space="preserve"> para</w:t>
      </w:r>
      <w:r w:rsidRPr="0017266F">
        <w:rPr>
          <w:rFonts w:eastAsia="Times New Roman"/>
          <w:sz w:val="24"/>
          <w:szCs w:val="24"/>
        </w:rPr>
        <w:t xml:space="preserve"> l</w:t>
      </w:r>
      <w:r w:rsidR="00CD7ADE">
        <w:rPr>
          <w:rFonts w:eastAsia="Times New Roman"/>
          <w:sz w:val="24"/>
          <w:szCs w:val="24"/>
        </w:rPr>
        <w:t>uego</w:t>
      </w:r>
      <w:r w:rsidRPr="0017266F">
        <w:rPr>
          <w:rFonts w:eastAsia="Times New Roman"/>
          <w:sz w:val="24"/>
          <w:szCs w:val="24"/>
        </w:rPr>
        <w:t xml:space="preserve"> para darle la disposición final.</w:t>
      </w:r>
    </w:p>
    <w:p w14:paraId="09227FCB" w14:textId="77777777" w:rsidR="00DC7BA9" w:rsidRPr="0017266F" w:rsidRDefault="00DC7BA9" w:rsidP="001249A0">
      <w:pPr>
        <w:pStyle w:val="ECONORMAL"/>
        <w:jc w:val="center"/>
        <w:rPr>
          <w:rFonts w:eastAsia="Times New Roman"/>
          <w:sz w:val="24"/>
          <w:szCs w:val="24"/>
        </w:rPr>
      </w:pPr>
    </w:p>
    <w:p w14:paraId="5CCD34E7" w14:textId="4AC0ECA2" w:rsidR="001249A0" w:rsidRPr="0017266F" w:rsidRDefault="00DB55FC" w:rsidP="0007288D">
      <w:pPr>
        <w:pStyle w:val="Descripcin"/>
        <w:jc w:val="center"/>
        <w:rPr>
          <w:rFonts w:ascii="Arial" w:hAnsi="Arial" w:cs="Arial"/>
          <w:color w:val="auto"/>
          <w:sz w:val="22"/>
          <w:szCs w:val="22"/>
        </w:rPr>
      </w:pPr>
      <w:bookmarkStart w:id="127" w:name="_Toc35960045"/>
      <w:r w:rsidRPr="0017266F">
        <w:rPr>
          <w:rFonts w:ascii="Arial" w:hAnsi="Arial" w:cs="Arial"/>
          <w:color w:val="auto"/>
          <w:sz w:val="22"/>
          <w:szCs w:val="22"/>
        </w:rPr>
        <w:t>Tabla</w:t>
      </w:r>
      <w:r w:rsidR="0079075E">
        <w:rPr>
          <w:rFonts w:ascii="Arial" w:hAnsi="Arial" w:cs="Arial"/>
          <w:color w:val="auto"/>
          <w:sz w:val="22"/>
          <w:szCs w:val="22"/>
        </w:rPr>
        <w:t xml:space="preserve"> 10</w:t>
      </w:r>
      <w:r w:rsidR="0007288D" w:rsidRPr="0017266F">
        <w:rPr>
          <w:rFonts w:ascii="Arial" w:hAnsi="Arial" w:cs="Arial"/>
          <w:color w:val="auto"/>
          <w:sz w:val="22"/>
          <w:szCs w:val="22"/>
        </w:rPr>
        <w:t xml:space="preserve">. </w:t>
      </w:r>
      <w:r w:rsidR="001249A0" w:rsidRPr="0017266F">
        <w:rPr>
          <w:rFonts w:ascii="Arial" w:hAnsi="Arial" w:cs="Arial"/>
          <w:color w:val="auto"/>
          <w:sz w:val="22"/>
          <w:szCs w:val="22"/>
        </w:rPr>
        <w:t xml:space="preserve">Residuos </w:t>
      </w:r>
      <w:r w:rsidR="0025490D" w:rsidRPr="0017266F">
        <w:rPr>
          <w:rFonts w:ascii="Arial" w:hAnsi="Arial" w:cs="Arial"/>
          <w:color w:val="auto"/>
          <w:sz w:val="22"/>
          <w:szCs w:val="22"/>
        </w:rPr>
        <w:t>S</w:t>
      </w:r>
      <w:r w:rsidR="001249A0" w:rsidRPr="0017266F">
        <w:rPr>
          <w:rFonts w:ascii="Arial" w:hAnsi="Arial" w:cs="Arial"/>
          <w:color w:val="auto"/>
          <w:sz w:val="22"/>
          <w:szCs w:val="22"/>
        </w:rPr>
        <w:t xml:space="preserve">ólidos </w:t>
      </w:r>
      <w:r w:rsidR="0025490D" w:rsidRPr="0017266F">
        <w:rPr>
          <w:rFonts w:ascii="Arial" w:hAnsi="Arial" w:cs="Arial"/>
          <w:color w:val="auto"/>
          <w:sz w:val="22"/>
          <w:szCs w:val="22"/>
        </w:rPr>
        <w:t>G</w:t>
      </w:r>
      <w:r w:rsidR="001249A0" w:rsidRPr="0017266F">
        <w:rPr>
          <w:rFonts w:ascii="Arial" w:hAnsi="Arial" w:cs="Arial"/>
          <w:color w:val="auto"/>
          <w:sz w:val="22"/>
          <w:szCs w:val="22"/>
        </w:rPr>
        <w:t>enerados – Proceso Integrales (</w:t>
      </w:r>
      <w:r w:rsidR="00697AF7">
        <w:rPr>
          <w:rFonts w:ascii="Arial" w:hAnsi="Arial" w:cs="Arial"/>
          <w:color w:val="auto"/>
          <w:sz w:val="22"/>
          <w:szCs w:val="22"/>
        </w:rPr>
        <w:t>S</w:t>
      </w:r>
      <w:r w:rsidR="001249A0" w:rsidRPr="0017266F">
        <w:rPr>
          <w:rFonts w:ascii="Arial" w:hAnsi="Arial" w:cs="Arial"/>
          <w:color w:val="auto"/>
          <w:sz w:val="22"/>
          <w:szCs w:val="22"/>
        </w:rPr>
        <w:t>eguridad, salud en el Trabajo y Ambiental)</w:t>
      </w:r>
      <w:bookmarkEnd w:id="127"/>
    </w:p>
    <w:tbl>
      <w:tblPr>
        <w:tblStyle w:val="Tabladelista3-nfasis6"/>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3"/>
        <w:gridCol w:w="5955"/>
      </w:tblGrid>
      <w:tr w:rsidR="001249A0" w:rsidRPr="0017266F" w14:paraId="7C21E2D5" w14:textId="77777777" w:rsidTr="00697AF7">
        <w:trPr>
          <w:cnfStyle w:val="100000000000" w:firstRow="1" w:lastRow="0" w:firstColumn="0" w:lastColumn="0" w:oddVBand="0" w:evenVBand="0" w:oddHBand="0" w:evenHBand="0" w:firstRowFirstColumn="0" w:firstRowLastColumn="0" w:lastRowFirstColumn="0" w:lastRowLastColumn="0"/>
          <w:trHeight w:val="342"/>
        </w:trPr>
        <w:tc>
          <w:tcPr>
            <w:cnfStyle w:val="001000000100" w:firstRow="0" w:lastRow="0" w:firstColumn="1" w:lastColumn="0" w:oddVBand="0" w:evenVBand="0" w:oddHBand="0" w:evenHBand="0" w:firstRowFirstColumn="1" w:firstRowLastColumn="0" w:lastRowFirstColumn="0" w:lastRowLastColumn="0"/>
            <w:tcW w:w="1627" w:type="pct"/>
            <w:tcBorders>
              <w:bottom w:val="none" w:sz="0" w:space="0" w:color="auto"/>
              <w:right w:val="none" w:sz="0" w:space="0" w:color="auto"/>
            </w:tcBorders>
            <w:shd w:val="clear" w:color="auto" w:fill="BFBFBF" w:themeFill="background1" w:themeFillShade="BF"/>
            <w:hideMark/>
          </w:tcPr>
          <w:p w14:paraId="4773784F" w14:textId="77777777" w:rsidR="001249A0" w:rsidRPr="0017266F" w:rsidRDefault="001249A0" w:rsidP="00EA46B7">
            <w:pPr>
              <w:pStyle w:val="Titulotabla"/>
              <w:jc w:val="center"/>
              <w:rPr>
                <w:rFonts w:cs="Arial"/>
                <w:b/>
                <w:bCs/>
                <w:color w:val="auto"/>
                <w:szCs w:val="22"/>
              </w:rPr>
            </w:pPr>
            <w:bookmarkStart w:id="128" w:name="_Toc35959935"/>
            <w:r w:rsidRPr="0017266F">
              <w:rPr>
                <w:rFonts w:cs="Arial"/>
                <w:b/>
                <w:bCs/>
                <w:color w:val="auto"/>
                <w:szCs w:val="22"/>
              </w:rPr>
              <w:t>ÁREA</w:t>
            </w:r>
            <w:bookmarkEnd w:id="128"/>
          </w:p>
        </w:tc>
        <w:tc>
          <w:tcPr>
            <w:tcW w:w="3373" w:type="pct"/>
            <w:shd w:val="clear" w:color="auto" w:fill="BFBFBF" w:themeFill="background1" w:themeFillShade="BF"/>
            <w:hideMark/>
          </w:tcPr>
          <w:p w14:paraId="33DB38E1" w14:textId="77777777" w:rsidR="001249A0" w:rsidRPr="0017266F" w:rsidRDefault="001249A0" w:rsidP="00EA46B7">
            <w:pPr>
              <w:pStyle w:val="Titulotabla"/>
              <w:jc w:val="center"/>
              <w:cnfStyle w:val="100000000000" w:firstRow="1" w:lastRow="0" w:firstColumn="0" w:lastColumn="0" w:oddVBand="0" w:evenVBand="0" w:oddHBand="0" w:evenHBand="0" w:firstRowFirstColumn="0" w:firstRowLastColumn="0" w:lastRowFirstColumn="0" w:lastRowLastColumn="0"/>
              <w:rPr>
                <w:rFonts w:cs="Arial"/>
                <w:b/>
                <w:bCs/>
                <w:color w:val="auto"/>
                <w:szCs w:val="22"/>
              </w:rPr>
            </w:pPr>
            <w:bookmarkStart w:id="129" w:name="_Toc35959936"/>
            <w:r w:rsidRPr="0017266F">
              <w:rPr>
                <w:rFonts w:cs="Arial"/>
                <w:b/>
                <w:bCs/>
                <w:color w:val="auto"/>
                <w:szCs w:val="22"/>
              </w:rPr>
              <w:t>RESIDUOS SÓLIDOS GENERADOS</w:t>
            </w:r>
            <w:bookmarkEnd w:id="129"/>
          </w:p>
        </w:tc>
      </w:tr>
      <w:tr w:rsidR="001249A0" w:rsidRPr="0017266F" w14:paraId="75324398" w14:textId="77777777" w:rsidTr="00EA46B7">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627" w:type="pct"/>
            <w:vMerge w:val="restart"/>
            <w:tcBorders>
              <w:top w:val="none" w:sz="0" w:space="0" w:color="auto"/>
              <w:bottom w:val="none" w:sz="0" w:space="0" w:color="auto"/>
              <w:right w:val="none" w:sz="0" w:space="0" w:color="auto"/>
            </w:tcBorders>
            <w:hideMark/>
          </w:tcPr>
          <w:p w14:paraId="3B07F014" w14:textId="77777777" w:rsidR="001249A0" w:rsidRPr="0017266F" w:rsidRDefault="001249A0" w:rsidP="001249A0">
            <w:pPr>
              <w:pStyle w:val="ECONORMAL"/>
              <w:spacing w:line="276" w:lineRule="auto"/>
              <w:rPr>
                <w:rFonts w:eastAsia="Times New Roman"/>
                <w:bCs w:val="0"/>
              </w:rPr>
            </w:pPr>
          </w:p>
          <w:p w14:paraId="3A91FBEB" w14:textId="77777777" w:rsidR="001249A0" w:rsidRPr="0017266F" w:rsidRDefault="001249A0" w:rsidP="001249A0">
            <w:pPr>
              <w:pStyle w:val="ECONORMAL"/>
              <w:spacing w:line="276" w:lineRule="auto"/>
              <w:rPr>
                <w:rFonts w:eastAsia="Times New Roman"/>
                <w:bCs w:val="0"/>
              </w:rPr>
            </w:pPr>
          </w:p>
          <w:p w14:paraId="24F2D551" w14:textId="77777777" w:rsidR="001249A0" w:rsidRPr="0017266F" w:rsidRDefault="001249A0" w:rsidP="001249A0">
            <w:pPr>
              <w:pStyle w:val="ECONORMAL"/>
              <w:spacing w:line="276" w:lineRule="auto"/>
              <w:rPr>
                <w:rFonts w:eastAsia="Times New Roman"/>
                <w:bCs w:val="0"/>
              </w:rPr>
            </w:pPr>
          </w:p>
          <w:p w14:paraId="12EE5D72" w14:textId="77777777" w:rsidR="001249A0" w:rsidRPr="0017266F" w:rsidRDefault="001249A0" w:rsidP="001249A0">
            <w:pPr>
              <w:pStyle w:val="ECONORMAL"/>
              <w:spacing w:line="276" w:lineRule="auto"/>
              <w:rPr>
                <w:rFonts w:eastAsia="Times New Roman"/>
                <w:bCs w:val="0"/>
              </w:rPr>
            </w:pPr>
          </w:p>
          <w:p w14:paraId="5D8389CC" w14:textId="77777777" w:rsidR="001249A0" w:rsidRPr="0017266F" w:rsidRDefault="001249A0" w:rsidP="001249A0">
            <w:pPr>
              <w:pStyle w:val="ECONORMAL"/>
              <w:spacing w:line="276" w:lineRule="auto"/>
              <w:rPr>
                <w:rFonts w:eastAsia="Times New Roman"/>
                <w:bCs w:val="0"/>
              </w:rPr>
            </w:pPr>
          </w:p>
          <w:p w14:paraId="1A4A3778" w14:textId="77777777" w:rsidR="001249A0" w:rsidRPr="0017266F" w:rsidRDefault="001249A0" w:rsidP="001249A0">
            <w:pPr>
              <w:pStyle w:val="ECONORMAL"/>
              <w:spacing w:line="276" w:lineRule="auto"/>
              <w:rPr>
                <w:rFonts w:eastAsia="Times New Roman"/>
                <w:bCs w:val="0"/>
              </w:rPr>
            </w:pPr>
          </w:p>
          <w:p w14:paraId="5969F74E" w14:textId="33C39ADA" w:rsidR="001249A0" w:rsidRPr="0017266F" w:rsidRDefault="00697AF7" w:rsidP="001249A0">
            <w:pPr>
              <w:pStyle w:val="ECONORMAL"/>
              <w:spacing w:line="276" w:lineRule="auto"/>
              <w:rPr>
                <w:rFonts w:eastAsia="Times New Roman"/>
                <w:bCs w:val="0"/>
              </w:rPr>
            </w:pPr>
            <w:r w:rsidRPr="00697AF7">
              <w:rPr>
                <w:rFonts w:eastAsia="Times New Roman"/>
                <w:b w:val="0"/>
              </w:rPr>
              <w:t>PROCESO</w:t>
            </w:r>
            <w:r>
              <w:rPr>
                <w:rFonts w:eastAsia="Times New Roman"/>
              </w:rPr>
              <w:t xml:space="preserve"> </w:t>
            </w:r>
            <w:r w:rsidR="001249A0" w:rsidRPr="0017266F">
              <w:rPr>
                <w:rFonts w:eastAsia="Times New Roman"/>
                <w:b w:val="0"/>
              </w:rPr>
              <w:t>SEGURIDAD, SALUD EN EL TRABAJO Y AMBIENTAL</w:t>
            </w:r>
          </w:p>
          <w:p w14:paraId="514142DA" w14:textId="77777777" w:rsidR="001249A0" w:rsidRPr="0017266F" w:rsidRDefault="001249A0" w:rsidP="001249A0">
            <w:pPr>
              <w:pStyle w:val="ECONORMAL"/>
              <w:spacing w:line="276" w:lineRule="auto"/>
              <w:rPr>
                <w:rFonts w:eastAsia="Times New Roman"/>
                <w:b w:val="0"/>
              </w:rPr>
            </w:pPr>
          </w:p>
        </w:tc>
        <w:tc>
          <w:tcPr>
            <w:tcW w:w="3373" w:type="pct"/>
            <w:tcBorders>
              <w:top w:val="none" w:sz="0" w:space="0" w:color="auto"/>
              <w:bottom w:val="none" w:sz="0" w:space="0" w:color="auto"/>
            </w:tcBorders>
          </w:tcPr>
          <w:p w14:paraId="4FAE8507" w14:textId="77777777" w:rsidR="001249A0" w:rsidRPr="0017266F" w:rsidRDefault="001249A0" w:rsidP="001249A0">
            <w:pPr>
              <w:pStyle w:val="ECONORMAL"/>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sidRPr="0017266F">
              <w:rPr>
                <w:rFonts w:eastAsia="Times New Roman"/>
              </w:rPr>
              <w:lastRenderedPageBreak/>
              <w:t>Papel impreso - escrito reusado, cuadernos</w:t>
            </w:r>
          </w:p>
        </w:tc>
      </w:tr>
      <w:tr w:rsidR="001249A0" w:rsidRPr="0017266F" w14:paraId="32CCD170" w14:textId="77777777" w:rsidTr="00EA46B7">
        <w:trPr>
          <w:trHeight w:val="342"/>
        </w:trPr>
        <w:tc>
          <w:tcPr>
            <w:cnfStyle w:val="001000000000" w:firstRow="0" w:lastRow="0" w:firstColumn="1" w:lastColumn="0" w:oddVBand="0" w:evenVBand="0" w:oddHBand="0" w:evenHBand="0" w:firstRowFirstColumn="0" w:firstRowLastColumn="0" w:lastRowFirstColumn="0" w:lastRowLastColumn="0"/>
            <w:tcW w:w="1627" w:type="pct"/>
            <w:vMerge/>
            <w:tcBorders>
              <w:right w:val="none" w:sz="0" w:space="0" w:color="auto"/>
            </w:tcBorders>
          </w:tcPr>
          <w:p w14:paraId="24580732" w14:textId="77777777" w:rsidR="001249A0" w:rsidRPr="0017266F" w:rsidRDefault="001249A0" w:rsidP="001249A0">
            <w:pPr>
              <w:pStyle w:val="ECONORMAL"/>
              <w:spacing w:line="276" w:lineRule="auto"/>
              <w:rPr>
                <w:rFonts w:eastAsia="Times New Roman"/>
                <w:bCs w:val="0"/>
              </w:rPr>
            </w:pPr>
          </w:p>
        </w:tc>
        <w:tc>
          <w:tcPr>
            <w:tcW w:w="3373" w:type="pct"/>
          </w:tcPr>
          <w:p w14:paraId="6018CF12" w14:textId="77777777" w:rsidR="001249A0" w:rsidRPr="0017266F" w:rsidRDefault="001249A0" w:rsidP="001249A0">
            <w:pPr>
              <w:pStyle w:val="ECONORMAL"/>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sidRPr="0017266F">
              <w:rPr>
                <w:rFonts w:eastAsia="Times New Roman"/>
              </w:rPr>
              <w:t>Sobres de papel bond, separadores plásticos, separadores de cartulina.</w:t>
            </w:r>
          </w:p>
        </w:tc>
      </w:tr>
      <w:tr w:rsidR="001249A0" w:rsidRPr="0017266F" w14:paraId="2D7B4183" w14:textId="77777777" w:rsidTr="00EA46B7">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627" w:type="pct"/>
            <w:vMerge/>
            <w:tcBorders>
              <w:top w:val="none" w:sz="0" w:space="0" w:color="auto"/>
              <w:bottom w:val="none" w:sz="0" w:space="0" w:color="auto"/>
              <w:right w:val="none" w:sz="0" w:space="0" w:color="auto"/>
            </w:tcBorders>
          </w:tcPr>
          <w:p w14:paraId="768B7EBD" w14:textId="77777777" w:rsidR="001249A0" w:rsidRPr="0017266F" w:rsidRDefault="001249A0" w:rsidP="001249A0">
            <w:pPr>
              <w:pStyle w:val="ECONORMAL"/>
              <w:spacing w:line="276" w:lineRule="auto"/>
              <w:rPr>
                <w:rFonts w:eastAsia="Times New Roman"/>
                <w:b w:val="0"/>
              </w:rPr>
            </w:pPr>
          </w:p>
        </w:tc>
        <w:tc>
          <w:tcPr>
            <w:tcW w:w="3373" w:type="pct"/>
            <w:tcBorders>
              <w:top w:val="none" w:sz="0" w:space="0" w:color="auto"/>
              <w:bottom w:val="none" w:sz="0" w:space="0" w:color="auto"/>
            </w:tcBorders>
          </w:tcPr>
          <w:p w14:paraId="608A1CAF" w14:textId="77777777" w:rsidR="001249A0" w:rsidRPr="0017266F" w:rsidRDefault="001249A0" w:rsidP="001249A0">
            <w:pPr>
              <w:pStyle w:val="ECONORMAL"/>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sidRPr="0017266F">
              <w:rPr>
                <w:rFonts w:eastAsia="Times New Roman"/>
              </w:rPr>
              <w:t>Lápiz, Lapiceros en desuso, marcadores, resaltadores.</w:t>
            </w:r>
          </w:p>
        </w:tc>
      </w:tr>
      <w:tr w:rsidR="001249A0" w:rsidRPr="0017266F" w14:paraId="1BD70E6D" w14:textId="77777777" w:rsidTr="00EA46B7">
        <w:trPr>
          <w:trHeight w:val="162"/>
        </w:trPr>
        <w:tc>
          <w:tcPr>
            <w:cnfStyle w:val="001000000000" w:firstRow="0" w:lastRow="0" w:firstColumn="1" w:lastColumn="0" w:oddVBand="0" w:evenVBand="0" w:oddHBand="0" w:evenHBand="0" w:firstRowFirstColumn="0" w:firstRowLastColumn="0" w:lastRowFirstColumn="0" w:lastRowLastColumn="0"/>
            <w:tcW w:w="1627" w:type="pct"/>
            <w:vMerge/>
            <w:tcBorders>
              <w:right w:val="none" w:sz="0" w:space="0" w:color="auto"/>
            </w:tcBorders>
            <w:hideMark/>
          </w:tcPr>
          <w:p w14:paraId="6C8D138E" w14:textId="77777777" w:rsidR="001249A0" w:rsidRPr="0017266F" w:rsidRDefault="001249A0" w:rsidP="001249A0">
            <w:pPr>
              <w:pStyle w:val="ECONORMAL"/>
              <w:spacing w:line="276" w:lineRule="auto"/>
              <w:rPr>
                <w:rFonts w:eastAsia="Times New Roman"/>
                <w:b w:val="0"/>
              </w:rPr>
            </w:pPr>
          </w:p>
        </w:tc>
        <w:tc>
          <w:tcPr>
            <w:tcW w:w="3373" w:type="pct"/>
            <w:hideMark/>
          </w:tcPr>
          <w:p w14:paraId="7B342E09" w14:textId="4CD6DC1F" w:rsidR="001249A0" w:rsidRPr="0017266F" w:rsidRDefault="001249A0" w:rsidP="001249A0">
            <w:pPr>
              <w:pStyle w:val="ECONORMAL"/>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sidRPr="0017266F">
              <w:rPr>
                <w:rFonts w:eastAsia="Times New Roman"/>
              </w:rPr>
              <w:t xml:space="preserve">Tóner – computador- periféricos- </w:t>
            </w:r>
            <w:proofErr w:type="spellStart"/>
            <w:r w:rsidRPr="0017266F">
              <w:rPr>
                <w:rFonts w:eastAsia="Times New Roman"/>
              </w:rPr>
              <w:t>Avantel</w:t>
            </w:r>
            <w:proofErr w:type="spellEnd"/>
            <w:r w:rsidRPr="0017266F">
              <w:rPr>
                <w:rFonts w:eastAsia="Times New Roman"/>
              </w:rPr>
              <w:t xml:space="preserve"> – cámara fotográfica </w:t>
            </w:r>
            <w:del w:id="130" w:author="Ambiental Auxiliar" w:date="2020-01-11T15:02:00Z">
              <w:r w:rsidRPr="0017266F" w:rsidDel="0032668A">
                <w:rPr>
                  <w:rFonts w:eastAsia="Times New Roman"/>
                </w:rPr>
                <w:delText>-</w:delText>
              </w:r>
            </w:del>
            <w:ins w:id="131" w:author="Ambiental Auxiliar" w:date="2020-01-11T15:02:00Z">
              <w:r w:rsidR="0032668A" w:rsidRPr="0017266F">
                <w:rPr>
                  <w:rFonts w:eastAsia="Times New Roman"/>
                </w:rPr>
                <w:t>–</w:t>
              </w:r>
            </w:ins>
            <w:r w:rsidRPr="0017266F">
              <w:rPr>
                <w:rFonts w:eastAsia="Times New Roman"/>
              </w:rPr>
              <w:t xml:space="preserve"> cargadores</w:t>
            </w:r>
          </w:p>
        </w:tc>
      </w:tr>
      <w:tr w:rsidR="001249A0" w:rsidRPr="0017266F" w14:paraId="124C1805" w14:textId="77777777" w:rsidTr="00EA46B7">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627" w:type="pct"/>
            <w:vMerge/>
            <w:tcBorders>
              <w:top w:val="none" w:sz="0" w:space="0" w:color="auto"/>
              <w:bottom w:val="none" w:sz="0" w:space="0" w:color="auto"/>
              <w:right w:val="none" w:sz="0" w:space="0" w:color="auto"/>
            </w:tcBorders>
            <w:hideMark/>
          </w:tcPr>
          <w:p w14:paraId="24512884" w14:textId="77777777" w:rsidR="001249A0" w:rsidRPr="0017266F" w:rsidRDefault="001249A0" w:rsidP="001249A0">
            <w:pPr>
              <w:pStyle w:val="ECONORMAL"/>
              <w:spacing w:line="276" w:lineRule="auto"/>
              <w:rPr>
                <w:rFonts w:eastAsia="Times New Roman"/>
                <w:b w:val="0"/>
              </w:rPr>
            </w:pPr>
          </w:p>
        </w:tc>
        <w:tc>
          <w:tcPr>
            <w:tcW w:w="3373" w:type="pct"/>
            <w:tcBorders>
              <w:top w:val="none" w:sz="0" w:space="0" w:color="auto"/>
              <w:bottom w:val="none" w:sz="0" w:space="0" w:color="auto"/>
            </w:tcBorders>
            <w:hideMark/>
          </w:tcPr>
          <w:p w14:paraId="588C1D47" w14:textId="77777777" w:rsidR="001249A0" w:rsidRPr="0017266F" w:rsidRDefault="001249A0" w:rsidP="001249A0">
            <w:pPr>
              <w:pStyle w:val="ECONORMAL"/>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sidRPr="0017266F">
              <w:rPr>
                <w:rFonts w:eastAsia="Times New Roman"/>
              </w:rPr>
              <w:t xml:space="preserve">Clips - ganchos de grapadora- </w:t>
            </w:r>
            <w:proofErr w:type="spellStart"/>
            <w:r w:rsidRPr="0017266F">
              <w:rPr>
                <w:rFonts w:eastAsia="Times New Roman"/>
              </w:rPr>
              <w:t>sacaganchos</w:t>
            </w:r>
            <w:proofErr w:type="spellEnd"/>
          </w:p>
        </w:tc>
      </w:tr>
      <w:tr w:rsidR="001249A0" w:rsidRPr="0017266F" w14:paraId="23869BCF" w14:textId="77777777" w:rsidTr="00EA46B7">
        <w:trPr>
          <w:trHeight w:val="342"/>
        </w:trPr>
        <w:tc>
          <w:tcPr>
            <w:cnfStyle w:val="001000000000" w:firstRow="0" w:lastRow="0" w:firstColumn="1" w:lastColumn="0" w:oddVBand="0" w:evenVBand="0" w:oddHBand="0" w:evenHBand="0" w:firstRowFirstColumn="0" w:firstRowLastColumn="0" w:lastRowFirstColumn="0" w:lastRowLastColumn="0"/>
            <w:tcW w:w="1627" w:type="pct"/>
            <w:vMerge/>
            <w:tcBorders>
              <w:right w:val="none" w:sz="0" w:space="0" w:color="auto"/>
            </w:tcBorders>
          </w:tcPr>
          <w:p w14:paraId="0C422886" w14:textId="77777777" w:rsidR="001249A0" w:rsidRPr="0017266F" w:rsidRDefault="001249A0" w:rsidP="001249A0">
            <w:pPr>
              <w:pStyle w:val="ECONORMAL"/>
              <w:spacing w:line="276" w:lineRule="auto"/>
              <w:rPr>
                <w:rFonts w:eastAsia="Times New Roman"/>
                <w:b w:val="0"/>
              </w:rPr>
            </w:pPr>
          </w:p>
        </w:tc>
        <w:tc>
          <w:tcPr>
            <w:tcW w:w="3373" w:type="pct"/>
          </w:tcPr>
          <w:p w14:paraId="611952B4" w14:textId="77777777" w:rsidR="001249A0" w:rsidRPr="0017266F" w:rsidRDefault="001249A0" w:rsidP="001249A0">
            <w:pPr>
              <w:pStyle w:val="ECONORMAL"/>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sidRPr="0017266F">
              <w:rPr>
                <w:rFonts w:eastAsia="Times New Roman"/>
              </w:rPr>
              <w:t xml:space="preserve">Ganchos </w:t>
            </w:r>
            <w:proofErr w:type="spellStart"/>
            <w:r w:rsidRPr="0017266F">
              <w:rPr>
                <w:rFonts w:eastAsia="Times New Roman"/>
              </w:rPr>
              <w:t>legajadores</w:t>
            </w:r>
            <w:proofErr w:type="spellEnd"/>
            <w:r w:rsidRPr="0017266F">
              <w:rPr>
                <w:rFonts w:eastAsia="Times New Roman"/>
              </w:rPr>
              <w:t xml:space="preserve"> de plástico</w:t>
            </w:r>
          </w:p>
        </w:tc>
      </w:tr>
      <w:tr w:rsidR="001249A0" w:rsidRPr="0017266F" w14:paraId="4F9B720D" w14:textId="77777777" w:rsidTr="00EA46B7">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627" w:type="pct"/>
            <w:vMerge/>
            <w:tcBorders>
              <w:top w:val="none" w:sz="0" w:space="0" w:color="auto"/>
              <w:bottom w:val="none" w:sz="0" w:space="0" w:color="auto"/>
              <w:right w:val="none" w:sz="0" w:space="0" w:color="auto"/>
            </w:tcBorders>
          </w:tcPr>
          <w:p w14:paraId="7E14148F" w14:textId="77777777" w:rsidR="001249A0" w:rsidRPr="0017266F" w:rsidRDefault="001249A0" w:rsidP="001249A0">
            <w:pPr>
              <w:pStyle w:val="ECONORMAL"/>
              <w:spacing w:line="276" w:lineRule="auto"/>
              <w:rPr>
                <w:rFonts w:eastAsia="Times New Roman"/>
                <w:b w:val="0"/>
              </w:rPr>
            </w:pPr>
          </w:p>
        </w:tc>
        <w:tc>
          <w:tcPr>
            <w:tcW w:w="3373" w:type="pct"/>
            <w:tcBorders>
              <w:top w:val="none" w:sz="0" w:space="0" w:color="auto"/>
              <w:bottom w:val="none" w:sz="0" w:space="0" w:color="auto"/>
            </w:tcBorders>
          </w:tcPr>
          <w:p w14:paraId="6365B346" w14:textId="77777777" w:rsidR="001249A0" w:rsidRPr="0017266F" w:rsidRDefault="001249A0" w:rsidP="001249A0">
            <w:pPr>
              <w:pStyle w:val="ECONORMAL"/>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sidRPr="0017266F">
              <w:rPr>
                <w:rFonts w:eastAsia="Times New Roman"/>
              </w:rPr>
              <w:t>Cinta transparente 3M.</w:t>
            </w:r>
          </w:p>
        </w:tc>
      </w:tr>
      <w:tr w:rsidR="001249A0" w:rsidRPr="0017266F" w14:paraId="1B6DB07B" w14:textId="77777777" w:rsidTr="00EA46B7">
        <w:trPr>
          <w:trHeight w:val="342"/>
        </w:trPr>
        <w:tc>
          <w:tcPr>
            <w:cnfStyle w:val="001000000000" w:firstRow="0" w:lastRow="0" w:firstColumn="1" w:lastColumn="0" w:oddVBand="0" w:evenVBand="0" w:oddHBand="0" w:evenHBand="0" w:firstRowFirstColumn="0" w:firstRowLastColumn="0" w:lastRowFirstColumn="0" w:lastRowLastColumn="0"/>
            <w:tcW w:w="1627" w:type="pct"/>
            <w:vMerge/>
            <w:tcBorders>
              <w:right w:val="none" w:sz="0" w:space="0" w:color="auto"/>
            </w:tcBorders>
            <w:hideMark/>
          </w:tcPr>
          <w:p w14:paraId="19732C99" w14:textId="77777777" w:rsidR="001249A0" w:rsidRPr="0017266F" w:rsidRDefault="001249A0" w:rsidP="001249A0">
            <w:pPr>
              <w:pStyle w:val="ECONORMAL"/>
              <w:spacing w:line="276" w:lineRule="auto"/>
              <w:rPr>
                <w:rFonts w:eastAsia="Times New Roman"/>
                <w:b w:val="0"/>
              </w:rPr>
            </w:pPr>
          </w:p>
        </w:tc>
        <w:tc>
          <w:tcPr>
            <w:tcW w:w="3373" w:type="pct"/>
            <w:hideMark/>
          </w:tcPr>
          <w:p w14:paraId="7282B52F" w14:textId="77777777" w:rsidR="001249A0" w:rsidRPr="0017266F" w:rsidRDefault="001249A0" w:rsidP="001249A0">
            <w:pPr>
              <w:pStyle w:val="ECONORMAL"/>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sidRPr="0017266F">
              <w:rPr>
                <w:rFonts w:eastAsia="Times New Roman"/>
              </w:rPr>
              <w:t>Carpetas cartón, carpetas A-Z, carpetas de yute</w:t>
            </w:r>
          </w:p>
        </w:tc>
      </w:tr>
      <w:tr w:rsidR="001249A0" w:rsidRPr="0017266F" w14:paraId="11D675C3" w14:textId="77777777" w:rsidTr="00EA46B7">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627" w:type="pct"/>
            <w:vMerge/>
            <w:tcBorders>
              <w:top w:val="none" w:sz="0" w:space="0" w:color="auto"/>
              <w:bottom w:val="none" w:sz="0" w:space="0" w:color="auto"/>
              <w:right w:val="none" w:sz="0" w:space="0" w:color="auto"/>
            </w:tcBorders>
          </w:tcPr>
          <w:p w14:paraId="5A182172" w14:textId="77777777" w:rsidR="001249A0" w:rsidRPr="0017266F" w:rsidRDefault="001249A0" w:rsidP="001249A0">
            <w:pPr>
              <w:pStyle w:val="ECONORMAL"/>
              <w:spacing w:line="276" w:lineRule="auto"/>
              <w:rPr>
                <w:rFonts w:eastAsia="Times New Roman"/>
                <w:b w:val="0"/>
              </w:rPr>
            </w:pPr>
          </w:p>
        </w:tc>
        <w:tc>
          <w:tcPr>
            <w:tcW w:w="3373" w:type="pct"/>
            <w:tcBorders>
              <w:top w:val="none" w:sz="0" w:space="0" w:color="auto"/>
              <w:bottom w:val="none" w:sz="0" w:space="0" w:color="auto"/>
            </w:tcBorders>
          </w:tcPr>
          <w:p w14:paraId="6AC7E62E" w14:textId="77777777" w:rsidR="001249A0" w:rsidRPr="0017266F" w:rsidRDefault="001249A0" w:rsidP="001249A0">
            <w:pPr>
              <w:pStyle w:val="ECONORMAL"/>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sidRPr="0017266F">
              <w:rPr>
                <w:rFonts w:eastAsia="Times New Roman"/>
              </w:rPr>
              <w:t>Sobres de manila.</w:t>
            </w:r>
          </w:p>
        </w:tc>
      </w:tr>
      <w:tr w:rsidR="001249A0" w:rsidRPr="0017266F" w14:paraId="539C9BC4" w14:textId="77777777" w:rsidTr="00EA46B7">
        <w:trPr>
          <w:trHeight w:val="342"/>
        </w:trPr>
        <w:tc>
          <w:tcPr>
            <w:cnfStyle w:val="001000000000" w:firstRow="0" w:lastRow="0" w:firstColumn="1" w:lastColumn="0" w:oddVBand="0" w:evenVBand="0" w:oddHBand="0" w:evenHBand="0" w:firstRowFirstColumn="0" w:firstRowLastColumn="0" w:lastRowFirstColumn="0" w:lastRowLastColumn="0"/>
            <w:tcW w:w="1627" w:type="pct"/>
            <w:vMerge/>
            <w:tcBorders>
              <w:right w:val="none" w:sz="0" w:space="0" w:color="auto"/>
            </w:tcBorders>
          </w:tcPr>
          <w:p w14:paraId="6B7087D6" w14:textId="77777777" w:rsidR="001249A0" w:rsidRPr="0017266F" w:rsidRDefault="001249A0" w:rsidP="001249A0">
            <w:pPr>
              <w:pStyle w:val="ECONORMAL"/>
              <w:spacing w:line="276" w:lineRule="auto"/>
              <w:rPr>
                <w:rFonts w:eastAsia="Times New Roman"/>
                <w:b w:val="0"/>
              </w:rPr>
            </w:pPr>
          </w:p>
        </w:tc>
        <w:tc>
          <w:tcPr>
            <w:tcW w:w="3373" w:type="pct"/>
          </w:tcPr>
          <w:p w14:paraId="57182051" w14:textId="77777777" w:rsidR="001249A0" w:rsidRPr="0017266F" w:rsidRDefault="001249A0" w:rsidP="001249A0">
            <w:pPr>
              <w:pStyle w:val="ECONORMAL"/>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sidRPr="0017266F">
              <w:rPr>
                <w:rFonts w:eastAsia="Times New Roman"/>
              </w:rPr>
              <w:t>Papel adhesivo.</w:t>
            </w:r>
          </w:p>
        </w:tc>
      </w:tr>
      <w:tr w:rsidR="001249A0" w:rsidRPr="0017266F" w14:paraId="602F29DF" w14:textId="77777777" w:rsidTr="00EA46B7">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627" w:type="pct"/>
            <w:vMerge/>
            <w:tcBorders>
              <w:top w:val="none" w:sz="0" w:space="0" w:color="auto"/>
              <w:bottom w:val="none" w:sz="0" w:space="0" w:color="auto"/>
              <w:right w:val="none" w:sz="0" w:space="0" w:color="auto"/>
            </w:tcBorders>
          </w:tcPr>
          <w:p w14:paraId="3A108DF6" w14:textId="77777777" w:rsidR="001249A0" w:rsidRPr="0017266F" w:rsidRDefault="001249A0" w:rsidP="001249A0">
            <w:pPr>
              <w:pStyle w:val="ECONORMAL"/>
              <w:spacing w:line="276" w:lineRule="auto"/>
              <w:rPr>
                <w:rFonts w:eastAsia="Times New Roman"/>
                <w:b w:val="0"/>
              </w:rPr>
            </w:pPr>
          </w:p>
        </w:tc>
        <w:tc>
          <w:tcPr>
            <w:tcW w:w="3373" w:type="pct"/>
            <w:tcBorders>
              <w:top w:val="none" w:sz="0" w:space="0" w:color="auto"/>
              <w:bottom w:val="none" w:sz="0" w:space="0" w:color="auto"/>
            </w:tcBorders>
          </w:tcPr>
          <w:p w14:paraId="2822F574" w14:textId="77777777" w:rsidR="001249A0" w:rsidRPr="0017266F" w:rsidRDefault="001249A0" w:rsidP="001249A0">
            <w:pPr>
              <w:pStyle w:val="ECONORMAL"/>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sidRPr="0017266F">
              <w:rPr>
                <w:rFonts w:eastAsia="Times New Roman"/>
              </w:rPr>
              <w:t>Tabla porta papeles</w:t>
            </w:r>
          </w:p>
        </w:tc>
      </w:tr>
      <w:tr w:rsidR="001249A0" w:rsidRPr="0017266F" w14:paraId="5C9AA0CC" w14:textId="77777777" w:rsidTr="00EA46B7">
        <w:trPr>
          <w:trHeight w:val="342"/>
        </w:trPr>
        <w:tc>
          <w:tcPr>
            <w:cnfStyle w:val="001000000000" w:firstRow="0" w:lastRow="0" w:firstColumn="1" w:lastColumn="0" w:oddVBand="0" w:evenVBand="0" w:oddHBand="0" w:evenHBand="0" w:firstRowFirstColumn="0" w:firstRowLastColumn="0" w:lastRowFirstColumn="0" w:lastRowLastColumn="0"/>
            <w:tcW w:w="1627" w:type="pct"/>
            <w:vMerge/>
            <w:tcBorders>
              <w:right w:val="none" w:sz="0" w:space="0" w:color="auto"/>
            </w:tcBorders>
          </w:tcPr>
          <w:p w14:paraId="0C663BD6" w14:textId="77777777" w:rsidR="001249A0" w:rsidRPr="0017266F" w:rsidRDefault="001249A0" w:rsidP="001249A0">
            <w:pPr>
              <w:pStyle w:val="ECONORMAL"/>
              <w:spacing w:line="276" w:lineRule="auto"/>
              <w:rPr>
                <w:rFonts w:eastAsia="Times New Roman"/>
                <w:b w:val="0"/>
              </w:rPr>
            </w:pPr>
          </w:p>
        </w:tc>
        <w:tc>
          <w:tcPr>
            <w:tcW w:w="3373" w:type="pct"/>
          </w:tcPr>
          <w:p w14:paraId="491242D4" w14:textId="77777777" w:rsidR="001249A0" w:rsidRPr="0017266F" w:rsidRDefault="001249A0" w:rsidP="001249A0">
            <w:pPr>
              <w:pStyle w:val="ECONORMAL"/>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sidRPr="0017266F">
              <w:rPr>
                <w:rFonts w:eastAsia="Times New Roman"/>
              </w:rPr>
              <w:t xml:space="preserve">Medicamentos vencidos: gasa, esparadrapo, curas, botellas plásticas impregnadas de alcohol, algodón, inmovilizador cervical, férulas, </w:t>
            </w:r>
            <w:proofErr w:type="spellStart"/>
            <w:r w:rsidRPr="0017266F">
              <w:rPr>
                <w:rFonts w:eastAsia="Times New Roman"/>
              </w:rPr>
              <w:t>micropore</w:t>
            </w:r>
            <w:proofErr w:type="spellEnd"/>
            <w:r w:rsidRPr="0017266F">
              <w:rPr>
                <w:rFonts w:eastAsia="Times New Roman"/>
              </w:rPr>
              <w:t>.</w:t>
            </w:r>
          </w:p>
        </w:tc>
      </w:tr>
      <w:tr w:rsidR="001249A0" w:rsidRPr="0017266F" w14:paraId="0AB78560" w14:textId="77777777" w:rsidTr="00EA46B7">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627" w:type="pct"/>
            <w:vMerge/>
            <w:tcBorders>
              <w:top w:val="none" w:sz="0" w:space="0" w:color="auto"/>
              <w:bottom w:val="none" w:sz="0" w:space="0" w:color="auto"/>
              <w:right w:val="none" w:sz="0" w:space="0" w:color="auto"/>
            </w:tcBorders>
          </w:tcPr>
          <w:p w14:paraId="33178D86" w14:textId="77777777" w:rsidR="001249A0" w:rsidRPr="0017266F" w:rsidRDefault="001249A0" w:rsidP="001249A0">
            <w:pPr>
              <w:pStyle w:val="ECONORMAL"/>
              <w:spacing w:line="276" w:lineRule="auto"/>
              <w:rPr>
                <w:rFonts w:eastAsia="Times New Roman"/>
                <w:b w:val="0"/>
              </w:rPr>
            </w:pPr>
          </w:p>
        </w:tc>
        <w:tc>
          <w:tcPr>
            <w:tcW w:w="3373" w:type="pct"/>
            <w:tcBorders>
              <w:top w:val="none" w:sz="0" w:space="0" w:color="auto"/>
              <w:bottom w:val="none" w:sz="0" w:space="0" w:color="auto"/>
            </w:tcBorders>
          </w:tcPr>
          <w:p w14:paraId="299D183C" w14:textId="77777777" w:rsidR="001249A0" w:rsidRPr="0017266F" w:rsidRDefault="001249A0" w:rsidP="001249A0">
            <w:pPr>
              <w:pStyle w:val="ECONORMAL"/>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sidRPr="0017266F">
              <w:rPr>
                <w:rFonts w:eastAsia="Times New Roman"/>
              </w:rPr>
              <w:t>Botiquín de tela, botiquines de plástico</w:t>
            </w:r>
          </w:p>
        </w:tc>
      </w:tr>
      <w:tr w:rsidR="001249A0" w:rsidRPr="0017266F" w14:paraId="377C7601" w14:textId="77777777" w:rsidTr="00EA46B7">
        <w:trPr>
          <w:trHeight w:val="342"/>
        </w:trPr>
        <w:tc>
          <w:tcPr>
            <w:cnfStyle w:val="001000000000" w:firstRow="0" w:lastRow="0" w:firstColumn="1" w:lastColumn="0" w:oddVBand="0" w:evenVBand="0" w:oddHBand="0" w:evenHBand="0" w:firstRowFirstColumn="0" w:firstRowLastColumn="0" w:lastRowFirstColumn="0" w:lastRowLastColumn="0"/>
            <w:tcW w:w="1627" w:type="pct"/>
            <w:vMerge/>
            <w:tcBorders>
              <w:right w:val="none" w:sz="0" w:space="0" w:color="auto"/>
            </w:tcBorders>
          </w:tcPr>
          <w:p w14:paraId="3D84639B" w14:textId="77777777" w:rsidR="001249A0" w:rsidRPr="0017266F" w:rsidRDefault="001249A0" w:rsidP="001249A0">
            <w:pPr>
              <w:pStyle w:val="ECONORMAL"/>
              <w:spacing w:line="276" w:lineRule="auto"/>
              <w:rPr>
                <w:rFonts w:eastAsia="Times New Roman"/>
                <w:b w:val="0"/>
              </w:rPr>
            </w:pPr>
          </w:p>
        </w:tc>
        <w:tc>
          <w:tcPr>
            <w:tcW w:w="3373" w:type="pct"/>
          </w:tcPr>
          <w:p w14:paraId="1AEDFFD6" w14:textId="77777777" w:rsidR="001249A0" w:rsidRPr="0017266F" w:rsidRDefault="001249A0" w:rsidP="001249A0">
            <w:pPr>
              <w:pStyle w:val="ECONORMAL"/>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sidRPr="0017266F">
              <w:rPr>
                <w:rFonts w:eastAsia="Times New Roman"/>
              </w:rPr>
              <w:t>Filtros y cilindros de verificación de calibración</w:t>
            </w:r>
          </w:p>
        </w:tc>
      </w:tr>
      <w:tr w:rsidR="001249A0" w:rsidRPr="0017266F" w14:paraId="0208AA02" w14:textId="77777777" w:rsidTr="00EA46B7">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627" w:type="pct"/>
            <w:vMerge/>
            <w:tcBorders>
              <w:top w:val="none" w:sz="0" w:space="0" w:color="auto"/>
              <w:bottom w:val="none" w:sz="0" w:space="0" w:color="auto"/>
              <w:right w:val="none" w:sz="0" w:space="0" w:color="auto"/>
            </w:tcBorders>
          </w:tcPr>
          <w:p w14:paraId="3CC7E638" w14:textId="77777777" w:rsidR="001249A0" w:rsidRPr="0017266F" w:rsidRDefault="001249A0" w:rsidP="001249A0">
            <w:pPr>
              <w:pStyle w:val="ECONORMAL"/>
              <w:spacing w:line="276" w:lineRule="auto"/>
              <w:rPr>
                <w:rFonts w:eastAsia="Times New Roman"/>
                <w:b w:val="0"/>
              </w:rPr>
            </w:pPr>
          </w:p>
        </w:tc>
        <w:tc>
          <w:tcPr>
            <w:tcW w:w="3373" w:type="pct"/>
            <w:tcBorders>
              <w:top w:val="none" w:sz="0" w:space="0" w:color="auto"/>
              <w:bottom w:val="none" w:sz="0" w:space="0" w:color="auto"/>
            </w:tcBorders>
          </w:tcPr>
          <w:p w14:paraId="5BD7D4B9" w14:textId="26E86E37" w:rsidR="001249A0" w:rsidRPr="0017266F" w:rsidRDefault="001249A0" w:rsidP="001249A0">
            <w:pPr>
              <w:pStyle w:val="ECONORMAL"/>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proofErr w:type="spellStart"/>
            <w:r w:rsidRPr="0017266F">
              <w:rPr>
                <w:rFonts w:eastAsia="Times New Roman"/>
              </w:rPr>
              <w:t>Epp</w:t>
            </w:r>
            <w:proofErr w:type="spellEnd"/>
            <w:r w:rsidRPr="0017266F">
              <w:rPr>
                <w:rFonts w:eastAsia="Times New Roman"/>
              </w:rPr>
              <w:t xml:space="preserve"> contaminados: Gafas, guantes de nitrilo, asco, protección auditiva, filtros para gases y vapores, retenedores de filtros, filtros para material </w:t>
            </w:r>
            <w:proofErr w:type="spellStart"/>
            <w:r w:rsidRPr="0017266F">
              <w:rPr>
                <w:rFonts w:eastAsia="Times New Roman"/>
              </w:rPr>
              <w:t>particulad</w:t>
            </w:r>
            <w:r w:rsidR="00EE0EC8">
              <w:rPr>
                <w:rFonts w:eastAsia="Times New Roman"/>
              </w:rPr>
              <w:t>o</w:t>
            </w:r>
            <w:proofErr w:type="spellEnd"/>
            <w:r w:rsidR="00EE0EC8">
              <w:rPr>
                <w:rFonts w:eastAsia="Times New Roman"/>
              </w:rPr>
              <w:t>.</w:t>
            </w:r>
          </w:p>
        </w:tc>
      </w:tr>
      <w:tr w:rsidR="001249A0" w:rsidRPr="0017266F" w14:paraId="67A8E923" w14:textId="77777777" w:rsidTr="00EA46B7">
        <w:trPr>
          <w:trHeight w:val="342"/>
        </w:trPr>
        <w:tc>
          <w:tcPr>
            <w:cnfStyle w:val="001000000000" w:firstRow="0" w:lastRow="0" w:firstColumn="1" w:lastColumn="0" w:oddVBand="0" w:evenVBand="0" w:oddHBand="0" w:evenHBand="0" w:firstRowFirstColumn="0" w:firstRowLastColumn="0" w:lastRowFirstColumn="0" w:lastRowLastColumn="0"/>
            <w:tcW w:w="1627" w:type="pct"/>
            <w:vMerge/>
            <w:tcBorders>
              <w:right w:val="none" w:sz="0" w:space="0" w:color="auto"/>
            </w:tcBorders>
          </w:tcPr>
          <w:p w14:paraId="216EB850" w14:textId="77777777" w:rsidR="001249A0" w:rsidRPr="0017266F" w:rsidRDefault="001249A0" w:rsidP="001249A0">
            <w:pPr>
              <w:pStyle w:val="ECONORMAL"/>
              <w:spacing w:line="276" w:lineRule="auto"/>
              <w:rPr>
                <w:rFonts w:eastAsia="Times New Roman"/>
                <w:b w:val="0"/>
              </w:rPr>
            </w:pPr>
          </w:p>
        </w:tc>
        <w:tc>
          <w:tcPr>
            <w:tcW w:w="3373" w:type="pct"/>
          </w:tcPr>
          <w:p w14:paraId="2FA1A7A3" w14:textId="77777777" w:rsidR="001249A0" w:rsidRPr="0017266F" w:rsidRDefault="001249A0" w:rsidP="001249A0">
            <w:pPr>
              <w:pStyle w:val="ECONORMAL"/>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sidRPr="0017266F">
              <w:rPr>
                <w:rFonts w:eastAsia="Times New Roman"/>
              </w:rPr>
              <w:t xml:space="preserve">Arnés, eslingas, ganchos, líneas de vida (cuerda), mosquetones, trípode, poleas, </w:t>
            </w:r>
          </w:p>
        </w:tc>
      </w:tr>
      <w:tr w:rsidR="001249A0" w:rsidRPr="0017266F" w14:paraId="7AA59DBE" w14:textId="77777777" w:rsidTr="00EA46B7">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627" w:type="pct"/>
            <w:vMerge/>
            <w:tcBorders>
              <w:top w:val="none" w:sz="0" w:space="0" w:color="auto"/>
              <w:bottom w:val="none" w:sz="0" w:space="0" w:color="auto"/>
              <w:right w:val="none" w:sz="0" w:space="0" w:color="auto"/>
            </w:tcBorders>
          </w:tcPr>
          <w:p w14:paraId="5604C426" w14:textId="77777777" w:rsidR="001249A0" w:rsidRPr="0017266F" w:rsidRDefault="001249A0" w:rsidP="001249A0">
            <w:pPr>
              <w:pStyle w:val="ECONORMAL"/>
              <w:spacing w:line="276" w:lineRule="auto"/>
              <w:rPr>
                <w:rFonts w:eastAsia="Times New Roman"/>
                <w:b w:val="0"/>
              </w:rPr>
            </w:pPr>
          </w:p>
        </w:tc>
        <w:tc>
          <w:tcPr>
            <w:tcW w:w="3373" w:type="pct"/>
            <w:tcBorders>
              <w:top w:val="none" w:sz="0" w:space="0" w:color="auto"/>
              <w:bottom w:val="none" w:sz="0" w:space="0" w:color="auto"/>
            </w:tcBorders>
          </w:tcPr>
          <w:p w14:paraId="0FE5B6E1" w14:textId="77777777" w:rsidR="001249A0" w:rsidRPr="0017266F" w:rsidRDefault="001249A0" w:rsidP="001249A0">
            <w:pPr>
              <w:pStyle w:val="ECONORMAL"/>
              <w:tabs>
                <w:tab w:val="left" w:pos="1741"/>
              </w:tabs>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sidRPr="0017266F">
              <w:rPr>
                <w:rFonts w:eastAsia="Times New Roman"/>
              </w:rPr>
              <w:t>RAEES: equipo de suministro de aire, medidor de atmosferas, medidor de atmosferas, extensión del medidor</w:t>
            </w:r>
          </w:p>
        </w:tc>
      </w:tr>
      <w:tr w:rsidR="001249A0" w:rsidRPr="0017266F" w14:paraId="429EB93C" w14:textId="77777777" w:rsidTr="00EA46B7">
        <w:trPr>
          <w:trHeight w:val="342"/>
        </w:trPr>
        <w:tc>
          <w:tcPr>
            <w:cnfStyle w:val="001000000000" w:firstRow="0" w:lastRow="0" w:firstColumn="1" w:lastColumn="0" w:oddVBand="0" w:evenVBand="0" w:oddHBand="0" w:evenHBand="0" w:firstRowFirstColumn="0" w:firstRowLastColumn="0" w:lastRowFirstColumn="0" w:lastRowLastColumn="0"/>
            <w:tcW w:w="1627" w:type="pct"/>
            <w:vMerge/>
            <w:tcBorders>
              <w:right w:val="none" w:sz="0" w:space="0" w:color="auto"/>
            </w:tcBorders>
          </w:tcPr>
          <w:p w14:paraId="3EA17138" w14:textId="77777777" w:rsidR="001249A0" w:rsidRPr="0017266F" w:rsidRDefault="001249A0" w:rsidP="001249A0">
            <w:pPr>
              <w:pStyle w:val="ECONORMAL"/>
              <w:spacing w:line="276" w:lineRule="auto"/>
              <w:rPr>
                <w:rFonts w:eastAsia="Times New Roman"/>
                <w:b w:val="0"/>
              </w:rPr>
            </w:pPr>
          </w:p>
        </w:tc>
        <w:tc>
          <w:tcPr>
            <w:tcW w:w="3373" w:type="pct"/>
          </w:tcPr>
          <w:p w14:paraId="52813A19" w14:textId="77777777" w:rsidR="001249A0" w:rsidRPr="0017266F" w:rsidRDefault="001249A0" w:rsidP="001249A0">
            <w:pPr>
              <w:pStyle w:val="ECONORMAL"/>
              <w:tabs>
                <w:tab w:val="left" w:pos="1741"/>
              </w:tabs>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sidRPr="0017266F">
              <w:rPr>
                <w:rFonts w:eastAsia="Times New Roman"/>
              </w:rPr>
              <w:t>Chatarra: cilindros metálicos, pines, accesorios metálicos, carretilla, soportes metálicos de piso, soportes metálicos de pared</w:t>
            </w:r>
          </w:p>
        </w:tc>
      </w:tr>
      <w:tr w:rsidR="001249A0" w:rsidRPr="0017266F" w14:paraId="7F42C8EF" w14:textId="77777777" w:rsidTr="00EA46B7">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627" w:type="pct"/>
            <w:vMerge/>
            <w:tcBorders>
              <w:top w:val="none" w:sz="0" w:space="0" w:color="auto"/>
              <w:bottom w:val="none" w:sz="0" w:space="0" w:color="auto"/>
              <w:right w:val="none" w:sz="0" w:space="0" w:color="auto"/>
            </w:tcBorders>
          </w:tcPr>
          <w:p w14:paraId="5E34F8B4" w14:textId="77777777" w:rsidR="001249A0" w:rsidRPr="0017266F" w:rsidRDefault="001249A0" w:rsidP="001249A0">
            <w:pPr>
              <w:pStyle w:val="ECONORMAL"/>
              <w:spacing w:line="276" w:lineRule="auto"/>
              <w:rPr>
                <w:rFonts w:eastAsia="Times New Roman"/>
                <w:b w:val="0"/>
              </w:rPr>
            </w:pPr>
          </w:p>
        </w:tc>
        <w:tc>
          <w:tcPr>
            <w:tcW w:w="3373" w:type="pct"/>
            <w:tcBorders>
              <w:top w:val="none" w:sz="0" w:space="0" w:color="auto"/>
              <w:bottom w:val="none" w:sz="0" w:space="0" w:color="auto"/>
            </w:tcBorders>
          </w:tcPr>
          <w:p w14:paraId="3135FD4A" w14:textId="77777777" w:rsidR="001249A0" w:rsidRPr="0017266F" w:rsidRDefault="001249A0" w:rsidP="001249A0">
            <w:pPr>
              <w:pStyle w:val="ECONORMAL"/>
              <w:tabs>
                <w:tab w:val="left" w:pos="1741"/>
              </w:tabs>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sidRPr="0017266F">
              <w:rPr>
                <w:rFonts w:eastAsia="Times New Roman"/>
              </w:rPr>
              <w:t>Manguera, forros de extintores, señalización, riatas</w:t>
            </w:r>
          </w:p>
        </w:tc>
      </w:tr>
      <w:tr w:rsidR="001249A0" w:rsidRPr="0017266F" w14:paraId="494E9689" w14:textId="77777777" w:rsidTr="00EA46B7">
        <w:trPr>
          <w:trHeight w:val="342"/>
        </w:trPr>
        <w:tc>
          <w:tcPr>
            <w:cnfStyle w:val="001000000000" w:firstRow="0" w:lastRow="0" w:firstColumn="1" w:lastColumn="0" w:oddVBand="0" w:evenVBand="0" w:oddHBand="0" w:evenHBand="0" w:firstRowFirstColumn="0" w:firstRowLastColumn="0" w:lastRowFirstColumn="0" w:lastRowLastColumn="0"/>
            <w:tcW w:w="1627" w:type="pct"/>
            <w:vMerge/>
            <w:tcBorders>
              <w:right w:val="none" w:sz="0" w:space="0" w:color="auto"/>
            </w:tcBorders>
          </w:tcPr>
          <w:p w14:paraId="40237CD9" w14:textId="77777777" w:rsidR="001249A0" w:rsidRPr="0017266F" w:rsidRDefault="001249A0" w:rsidP="001249A0">
            <w:pPr>
              <w:pStyle w:val="ECONORMAL"/>
              <w:spacing w:line="276" w:lineRule="auto"/>
              <w:rPr>
                <w:rFonts w:eastAsia="Times New Roman"/>
                <w:b w:val="0"/>
              </w:rPr>
            </w:pPr>
          </w:p>
        </w:tc>
        <w:tc>
          <w:tcPr>
            <w:tcW w:w="3373" w:type="pct"/>
          </w:tcPr>
          <w:p w14:paraId="2C796CC5" w14:textId="77777777" w:rsidR="001249A0" w:rsidRPr="0017266F" w:rsidRDefault="001249A0" w:rsidP="001249A0">
            <w:pPr>
              <w:pStyle w:val="ECONORMAL"/>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sidRPr="0017266F">
              <w:rPr>
                <w:rFonts w:eastAsia="Times New Roman"/>
              </w:rPr>
              <w:t>Cinta de peligro usada- señalización</w:t>
            </w:r>
          </w:p>
        </w:tc>
      </w:tr>
      <w:tr w:rsidR="001249A0" w:rsidRPr="0017266F" w14:paraId="4E772773" w14:textId="77777777" w:rsidTr="00EA46B7">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627" w:type="pct"/>
            <w:vMerge/>
            <w:tcBorders>
              <w:top w:val="none" w:sz="0" w:space="0" w:color="auto"/>
              <w:bottom w:val="none" w:sz="0" w:space="0" w:color="auto"/>
              <w:right w:val="none" w:sz="0" w:space="0" w:color="auto"/>
            </w:tcBorders>
          </w:tcPr>
          <w:p w14:paraId="66F1DEDB" w14:textId="77777777" w:rsidR="001249A0" w:rsidRPr="0017266F" w:rsidRDefault="001249A0" w:rsidP="001249A0">
            <w:pPr>
              <w:pStyle w:val="ECONORMAL"/>
              <w:spacing w:line="276" w:lineRule="auto"/>
              <w:rPr>
                <w:rFonts w:eastAsia="Times New Roman"/>
                <w:b w:val="0"/>
              </w:rPr>
            </w:pPr>
          </w:p>
        </w:tc>
        <w:tc>
          <w:tcPr>
            <w:tcW w:w="3373" w:type="pct"/>
            <w:tcBorders>
              <w:top w:val="none" w:sz="0" w:space="0" w:color="auto"/>
              <w:bottom w:val="none" w:sz="0" w:space="0" w:color="auto"/>
            </w:tcBorders>
          </w:tcPr>
          <w:p w14:paraId="67FF76A3" w14:textId="77777777" w:rsidR="001249A0" w:rsidRPr="0017266F" w:rsidRDefault="001249A0" w:rsidP="001249A0">
            <w:pPr>
              <w:pStyle w:val="ECONORMAL"/>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sidRPr="0017266F">
              <w:rPr>
                <w:rFonts w:eastAsia="Times New Roman"/>
              </w:rPr>
              <w:t>Conos y colombinas.</w:t>
            </w:r>
          </w:p>
        </w:tc>
      </w:tr>
      <w:tr w:rsidR="001249A0" w:rsidRPr="0017266F" w14:paraId="0F87EB5E" w14:textId="77777777" w:rsidTr="00EA46B7">
        <w:trPr>
          <w:trHeight w:val="342"/>
        </w:trPr>
        <w:tc>
          <w:tcPr>
            <w:cnfStyle w:val="001000000000" w:firstRow="0" w:lastRow="0" w:firstColumn="1" w:lastColumn="0" w:oddVBand="0" w:evenVBand="0" w:oddHBand="0" w:evenHBand="0" w:firstRowFirstColumn="0" w:firstRowLastColumn="0" w:lastRowFirstColumn="0" w:lastRowLastColumn="0"/>
            <w:tcW w:w="1627" w:type="pct"/>
            <w:vMerge/>
            <w:tcBorders>
              <w:right w:val="none" w:sz="0" w:space="0" w:color="auto"/>
            </w:tcBorders>
          </w:tcPr>
          <w:p w14:paraId="4C31579E" w14:textId="77777777" w:rsidR="001249A0" w:rsidRPr="0017266F" w:rsidRDefault="001249A0" w:rsidP="001249A0">
            <w:pPr>
              <w:pStyle w:val="ECONORMAL"/>
              <w:spacing w:line="276" w:lineRule="auto"/>
              <w:rPr>
                <w:rFonts w:eastAsia="Times New Roman"/>
                <w:b w:val="0"/>
              </w:rPr>
            </w:pPr>
          </w:p>
        </w:tc>
        <w:tc>
          <w:tcPr>
            <w:tcW w:w="3373" w:type="pct"/>
          </w:tcPr>
          <w:p w14:paraId="1BFB375F" w14:textId="77777777" w:rsidR="001249A0" w:rsidRPr="0017266F" w:rsidRDefault="001249A0" w:rsidP="001249A0">
            <w:pPr>
              <w:pStyle w:val="ECONORMAL"/>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sidRPr="0017266F">
              <w:rPr>
                <w:rFonts w:eastAsia="Times New Roman"/>
              </w:rPr>
              <w:t>Filtros saturados de los equipos de medición.</w:t>
            </w:r>
          </w:p>
        </w:tc>
      </w:tr>
      <w:tr w:rsidR="001249A0" w:rsidRPr="0017266F" w14:paraId="6E6F0BB4" w14:textId="77777777" w:rsidTr="00EA46B7">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627" w:type="pct"/>
            <w:vMerge/>
            <w:tcBorders>
              <w:top w:val="none" w:sz="0" w:space="0" w:color="auto"/>
              <w:bottom w:val="none" w:sz="0" w:space="0" w:color="auto"/>
              <w:right w:val="none" w:sz="0" w:space="0" w:color="auto"/>
            </w:tcBorders>
          </w:tcPr>
          <w:p w14:paraId="6C5D1CEF" w14:textId="77777777" w:rsidR="001249A0" w:rsidRPr="0017266F" w:rsidRDefault="001249A0" w:rsidP="001249A0">
            <w:pPr>
              <w:pStyle w:val="ECONORMAL"/>
              <w:spacing w:line="276" w:lineRule="auto"/>
              <w:rPr>
                <w:rFonts w:eastAsia="Times New Roman"/>
                <w:b w:val="0"/>
              </w:rPr>
            </w:pPr>
          </w:p>
        </w:tc>
        <w:tc>
          <w:tcPr>
            <w:tcW w:w="3373" w:type="pct"/>
            <w:tcBorders>
              <w:top w:val="none" w:sz="0" w:space="0" w:color="auto"/>
              <w:bottom w:val="none" w:sz="0" w:space="0" w:color="auto"/>
            </w:tcBorders>
          </w:tcPr>
          <w:p w14:paraId="4B2BE7F9" w14:textId="77777777" w:rsidR="001249A0" w:rsidRPr="0017266F" w:rsidRDefault="001249A0" w:rsidP="001249A0">
            <w:pPr>
              <w:pStyle w:val="ECONORMAL"/>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sidRPr="0017266F">
              <w:rPr>
                <w:rFonts w:eastAsia="Times New Roman"/>
              </w:rPr>
              <w:t>Aserrín, rollos absorbentes, láminas absorbentes, cordones absorbentes.</w:t>
            </w:r>
          </w:p>
        </w:tc>
      </w:tr>
      <w:tr w:rsidR="001249A0" w:rsidRPr="0017266F" w14:paraId="3E7DABDF" w14:textId="77777777" w:rsidTr="00EA46B7">
        <w:trPr>
          <w:trHeight w:val="342"/>
        </w:trPr>
        <w:tc>
          <w:tcPr>
            <w:cnfStyle w:val="001000000000" w:firstRow="0" w:lastRow="0" w:firstColumn="1" w:lastColumn="0" w:oddVBand="0" w:evenVBand="0" w:oddHBand="0" w:evenHBand="0" w:firstRowFirstColumn="0" w:firstRowLastColumn="0" w:lastRowFirstColumn="0" w:lastRowLastColumn="0"/>
            <w:tcW w:w="1627" w:type="pct"/>
            <w:vMerge/>
            <w:tcBorders>
              <w:right w:val="none" w:sz="0" w:space="0" w:color="auto"/>
            </w:tcBorders>
          </w:tcPr>
          <w:p w14:paraId="3520E6D6" w14:textId="77777777" w:rsidR="001249A0" w:rsidRPr="0017266F" w:rsidRDefault="001249A0" w:rsidP="001249A0">
            <w:pPr>
              <w:pStyle w:val="ECONORMAL"/>
              <w:spacing w:line="276" w:lineRule="auto"/>
              <w:rPr>
                <w:rFonts w:eastAsia="Times New Roman"/>
                <w:b w:val="0"/>
              </w:rPr>
            </w:pPr>
          </w:p>
        </w:tc>
        <w:tc>
          <w:tcPr>
            <w:tcW w:w="3373" w:type="pct"/>
          </w:tcPr>
          <w:p w14:paraId="4A446FB1" w14:textId="77777777" w:rsidR="001249A0" w:rsidRPr="0017266F" w:rsidRDefault="001249A0" w:rsidP="001249A0">
            <w:pPr>
              <w:pStyle w:val="ECONORMAL"/>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sidRPr="0017266F">
              <w:rPr>
                <w:rFonts w:eastAsia="Times New Roman"/>
              </w:rPr>
              <w:t xml:space="preserve">Residuos ordinarios (Alimentos -servilletas- empaques de comida- protectores de insumos antibacterianos, envolturas, vasos desechables – mezcladores- </w:t>
            </w:r>
            <w:proofErr w:type="spellStart"/>
            <w:r w:rsidRPr="0017266F">
              <w:rPr>
                <w:rFonts w:eastAsia="Times New Roman"/>
              </w:rPr>
              <w:t>stick</w:t>
            </w:r>
            <w:proofErr w:type="spellEnd"/>
            <w:r w:rsidRPr="0017266F">
              <w:rPr>
                <w:rFonts w:eastAsia="Times New Roman"/>
              </w:rPr>
              <w:t xml:space="preserve"> pack de azúcar- cubiertos desechables – misceláneos (baños)).</w:t>
            </w:r>
          </w:p>
        </w:tc>
      </w:tr>
      <w:tr w:rsidR="002806AD" w:rsidRPr="0017266F" w14:paraId="595777A2" w14:textId="77777777" w:rsidTr="00F56BDA">
        <w:trPr>
          <w:cnfStyle w:val="000000100000" w:firstRow="0" w:lastRow="0" w:firstColumn="0" w:lastColumn="0" w:oddVBand="0" w:evenVBand="0" w:oddHBand="1" w:evenHBand="0" w:firstRowFirstColumn="0" w:firstRowLastColumn="0" w:lastRowFirstColumn="0" w:lastRowLastColumn="0"/>
          <w:trHeight w:val="934"/>
        </w:trPr>
        <w:tc>
          <w:tcPr>
            <w:cnfStyle w:val="001000000000" w:firstRow="0" w:lastRow="0" w:firstColumn="1" w:lastColumn="0" w:oddVBand="0" w:evenVBand="0" w:oddHBand="0" w:evenHBand="0" w:firstRowFirstColumn="0" w:firstRowLastColumn="0" w:lastRowFirstColumn="0" w:lastRowLastColumn="0"/>
            <w:tcW w:w="1627" w:type="pct"/>
            <w:vMerge w:val="restart"/>
          </w:tcPr>
          <w:p w14:paraId="76376A4B" w14:textId="77777777" w:rsidR="002806AD" w:rsidRPr="0017266F" w:rsidRDefault="002806AD" w:rsidP="001249A0">
            <w:pPr>
              <w:pStyle w:val="ECONORMAL"/>
              <w:spacing w:line="276" w:lineRule="auto"/>
              <w:rPr>
                <w:rFonts w:eastAsia="Times New Roman"/>
                <w:b w:val="0"/>
              </w:rPr>
            </w:pPr>
          </w:p>
        </w:tc>
        <w:tc>
          <w:tcPr>
            <w:tcW w:w="3373" w:type="pct"/>
          </w:tcPr>
          <w:p w14:paraId="46F5A8BF" w14:textId="265E9A27" w:rsidR="002806AD" w:rsidRPr="0017266F" w:rsidRDefault="002806AD" w:rsidP="001249A0">
            <w:pPr>
              <w:pStyle w:val="ECONORMAL"/>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proofErr w:type="spellStart"/>
            <w:r w:rsidRPr="0017266F">
              <w:rPr>
                <w:rFonts w:eastAsia="Times New Roman"/>
                <w:color w:val="auto"/>
              </w:rPr>
              <w:t>Epp</w:t>
            </w:r>
            <w:proofErr w:type="spellEnd"/>
            <w:r w:rsidRPr="0017266F">
              <w:rPr>
                <w:rFonts w:eastAsia="Times New Roman"/>
                <w:color w:val="auto"/>
              </w:rPr>
              <w:t xml:space="preserve"> contaminados: Guantes de nitrilo, guantes de carnaza, máscara media cara, guantes de precisión. </w:t>
            </w:r>
          </w:p>
        </w:tc>
      </w:tr>
      <w:tr w:rsidR="001249A0" w:rsidRPr="0017266F" w14:paraId="4F1FB323" w14:textId="77777777" w:rsidTr="00EA46B7">
        <w:trPr>
          <w:trHeight w:val="342"/>
        </w:trPr>
        <w:tc>
          <w:tcPr>
            <w:cnfStyle w:val="001000000000" w:firstRow="0" w:lastRow="0" w:firstColumn="1" w:lastColumn="0" w:oddVBand="0" w:evenVBand="0" w:oddHBand="0" w:evenHBand="0" w:firstRowFirstColumn="0" w:firstRowLastColumn="0" w:lastRowFirstColumn="0" w:lastRowLastColumn="0"/>
            <w:tcW w:w="1627" w:type="pct"/>
            <w:vMerge/>
            <w:tcBorders>
              <w:right w:val="none" w:sz="0" w:space="0" w:color="auto"/>
            </w:tcBorders>
          </w:tcPr>
          <w:p w14:paraId="299775D2" w14:textId="77777777" w:rsidR="001249A0" w:rsidRPr="0017266F" w:rsidRDefault="001249A0" w:rsidP="001249A0">
            <w:pPr>
              <w:pStyle w:val="ECONORMAL"/>
              <w:spacing w:line="276" w:lineRule="auto"/>
              <w:rPr>
                <w:rFonts w:eastAsia="Times New Roman"/>
                <w:b w:val="0"/>
              </w:rPr>
            </w:pPr>
          </w:p>
        </w:tc>
        <w:tc>
          <w:tcPr>
            <w:tcW w:w="3373" w:type="pct"/>
          </w:tcPr>
          <w:p w14:paraId="328FBBAD" w14:textId="77777777" w:rsidR="001249A0" w:rsidRPr="0017266F" w:rsidRDefault="001249A0" w:rsidP="001249A0">
            <w:pPr>
              <w:pStyle w:val="ECONORMAL"/>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sidRPr="0017266F">
              <w:rPr>
                <w:rFonts w:eastAsia="Times New Roman"/>
                <w:color w:val="auto"/>
              </w:rPr>
              <w:t>Bolsas de ácido cítrico.</w:t>
            </w:r>
          </w:p>
        </w:tc>
      </w:tr>
      <w:tr w:rsidR="001249A0" w:rsidRPr="0017266F" w14:paraId="37AAA125" w14:textId="77777777" w:rsidTr="00EA46B7">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627" w:type="pct"/>
            <w:vMerge/>
            <w:tcBorders>
              <w:right w:val="none" w:sz="0" w:space="0" w:color="auto"/>
            </w:tcBorders>
          </w:tcPr>
          <w:p w14:paraId="0E283703" w14:textId="77777777" w:rsidR="001249A0" w:rsidRPr="0017266F" w:rsidRDefault="001249A0" w:rsidP="001249A0">
            <w:pPr>
              <w:pStyle w:val="ECONORMAL"/>
              <w:spacing w:line="276" w:lineRule="auto"/>
              <w:rPr>
                <w:rFonts w:eastAsia="Times New Roman"/>
                <w:b w:val="0"/>
              </w:rPr>
            </w:pPr>
          </w:p>
        </w:tc>
        <w:tc>
          <w:tcPr>
            <w:tcW w:w="3373" w:type="pct"/>
          </w:tcPr>
          <w:p w14:paraId="37D313C8" w14:textId="77777777" w:rsidR="001249A0" w:rsidRPr="0017266F" w:rsidRDefault="001249A0" w:rsidP="001249A0">
            <w:pPr>
              <w:pStyle w:val="ECONORMAL"/>
              <w:spacing w:line="276" w:lineRule="auto"/>
              <w:cnfStyle w:val="000000100000" w:firstRow="0" w:lastRow="0" w:firstColumn="0" w:lastColumn="0" w:oddVBand="0" w:evenVBand="0" w:oddHBand="1" w:evenHBand="0" w:firstRowFirstColumn="0" w:firstRowLastColumn="0" w:lastRowFirstColumn="0" w:lastRowLastColumn="0"/>
              <w:rPr>
                <w:rFonts w:eastAsia="Times New Roman"/>
                <w:color w:val="auto"/>
              </w:rPr>
            </w:pPr>
            <w:r w:rsidRPr="0017266F">
              <w:rPr>
                <w:rFonts w:eastAsia="Times New Roman"/>
                <w:color w:val="auto"/>
              </w:rPr>
              <w:t>Escobas, mangueras</w:t>
            </w:r>
          </w:p>
        </w:tc>
      </w:tr>
      <w:tr w:rsidR="001249A0" w:rsidRPr="0017266F" w14:paraId="7539412E" w14:textId="77777777" w:rsidTr="00EA46B7">
        <w:trPr>
          <w:trHeight w:val="342"/>
        </w:trPr>
        <w:tc>
          <w:tcPr>
            <w:cnfStyle w:val="001000000000" w:firstRow="0" w:lastRow="0" w:firstColumn="1" w:lastColumn="0" w:oddVBand="0" w:evenVBand="0" w:oddHBand="0" w:evenHBand="0" w:firstRowFirstColumn="0" w:firstRowLastColumn="0" w:lastRowFirstColumn="0" w:lastRowLastColumn="0"/>
            <w:tcW w:w="1627" w:type="pct"/>
            <w:vMerge/>
            <w:tcBorders>
              <w:right w:val="none" w:sz="0" w:space="0" w:color="auto"/>
            </w:tcBorders>
          </w:tcPr>
          <w:p w14:paraId="27F4D8D7" w14:textId="77777777" w:rsidR="001249A0" w:rsidRPr="0017266F" w:rsidRDefault="001249A0" w:rsidP="001249A0">
            <w:pPr>
              <w:pStyle w:val="ECONORMAL"/>
              <w:spacing w:line="276" w:lineRule="auto"/>
              <w:rPr>
                <w:rFonts w:eastAsia="Times New Roman"/>
                <w:b w:val="0"/>
              </w:rPr>
            </w:pPr>
          </w:p>
        </w:tc>
        <w:tc>
          <w:tcPr>
            <w:tcW w:w="3373" w:type="pct"/>
          </w:tcPr>
          <w:p w14:paraId="772F861F" w14:textId="77777777" w:rsidR="001249A0" w:rsidRPr="0017266F" w:rsidRDefault="001249A0" w:rsidP="001249A0">
            <w:pPr>
              <w:pStyle w:val="ECONORMAL"/>
              <w:spacing w:line="276" w:lineRule="auto"/>
              <w:cnfStyle w:val="000000000000" w:firstRow="0" w:lastRow="0" w:firstColumn="0" w:lastColumn="0" w:oddVBand="0" w:evenVBand="0" w:oddHBand="0" w:evenHBand="0" w:firstRowFirstColumn="0" w:firstRowLastColumn="0" w:lastRowFirstColumn="0" w:lastRowLastColumn="0"/>
              <w:rPr>
                <w:rFonts w:eastAsia="Times New Roman"/>
                <w:color w:val="auto"/>
              </w:rPr>
            </w:pPr>
            <w:r w:rsidRPr="0017266F">
              <w:rPr>
                <w:rFonts w:eastAsia="Times New Roman"/>
                <w:color w:val="auto"/>
              </w:rPr>
              <w:t>Pimpinas plásticas contaminadas</w:t>
            </w:r>
          </w:p>
        </w:tc>
      </w:tr>
      <w:tr w:rsidR="001249A0" w:rsidRPr="0017266F" w14:paraId="1222AD37" w14:textId="77777777" w:rsidTr="00EA46B7">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627" w:type="pct"/>
            <w:vMerge/>
            <w:tcBorders>
              <w:right w:val="none" w:sz="0" w:space="0" w:color="auto"/>
            </w:tcBorders>
          </w:tcPr>
          <w:p w14:paraId="30866D89" w14:textId="77777777" w:rsidR="001249A0" w:rsidRPr="0017266F" w:rsidRDefault="001249A0" w:rsidP="001249A0">
            <w:pPr>
              <w:pStyle w:val="ECONORMAL"/>
              <w:spacing w:line="276" w:lineRule="auto"/>
              <w:rPr>
                <w:rFonts w:eastAsia="Times New Roman"/>
                <w:b w:val="0"/>
              </w:rPr>
            </w:pPr>
          </w:p>
        </w:tc>
        <w:tc>
          <w:tcPr>
            <w:tcW w:w="3373" w:type="pct"/>
          </w:tcPr>
          <w:p w14:paraId="3024E2EF" w14:textId="77777777" w:rsidR="001249A0" w:rsidRPr="0017266F" w:rsidRDefault="001249A0" w:rsidP="001249A0">
            <w:pPr>
              <w:pStyle w:val="ECONORMAL"/>
              <w:spacing w:line="276" w:lineRule="auto"/>
              <w:cnfStyle w:val="000000100000" w:firstRow="0" w:lastRow="0" w:firstColumn="0" w:lastColumn="0" w:oddVBand="0" w:evenVBand="0" w:oddHBand="1" w:evenHBand="0" w:firstRowFirstColumn="0" w:firstRowLastColumn="0" w:lastRowFirstColumn="0" w:lastRowLastColumn="0"/>
              <w:rPr>
                <w:rFonts w:eastAsia="Times New Roman"/>
                <w:color w:val="auto"/>
              </w:rPr>
            </w:pPr>
            <w:r w:rsidRPr="0017266F">
              <w:rPr>
                <w:rFonts w:eastAsia="Times New Roman"/>
                <w:color w:val="auto"/>
              </w:rPr>
              <w:t>Papel impreso, escrito reusado</w:t>
            </w:r>
          </w:p>
        </w:tc>
      </w:tr>
      <w:tr w:rsidR="001249A0" w:rsidRPr="0017266F" w14:paraId="624FD374" w14:textId="77777777" w:rsidTr="00EA46B7">
        <w:trPr>
          <w:trHeight w:val="342"/>
        </w:trPr>
        <w:tc>
          <w:tcPr>
            <w:cnfStyle w:val="001000000000" w:firstRow="0" w:lastRow="0" w:firstColumn="1" w:lastColumn="0" w:oddVBand="0" w:evenVBand="0" w:oddHBand="0" w:evenHBand="0" w:firstRowFirstColumn="0" w:firstRowLastColumn="0" w:lastRowFirstColumn="0" w:lastRowLastColumn="0"/>
            <w:tcW w:w="1627" w:type="pct"/>
            <w:vMerge/>
            <w:tcBorders>
              <w:right w:val="none" w:sz="0" w:space="0" w:color="auto"/>
            </w:tcBorders>
          </w:tcPr>
          <w:p w14:paraId="575BC7E8" w14:textId="77777777" w:rsidR="001249A0" w:rsidRPr="0017266F" w:rsidRDefault="001249A0" w:rsidP="001249A0">
            <w:pPr>
              <w:pStyle w:val="ECONORMAL"/>
              <w:spacing w:line="276" w:lineRule="auto"/>
              <w:rPr>
                <w:rFonts w:eastAsia="Times New Roman"/>
                <w:b w:val="0"/>
              </w:rPr>
            </w:pPr>
          </w:p>
        </w:tc>
        <w:tc>
          <w:tcPr>
            <w:tcW w:w="3373" w:type="pct"/>
          </w:tcPr>
          <w:p w14:paraId="77110092" w14:textId="77777777" w:rsidR="001249A0" w:rsidRPr="0017266F" w:rsidRDefault="001249A0" w:rsidP="001249A0">
            <w:pPr>
              <w:pStyle w:val="ECONORMAL"/>
              <w:spacing w:line="276" w:lineRule="auto"/>
              <w:cnfStyle w:val="000000000000" w:firstRow="0" w:lastRow="0" w:firstColumn="0" w:lastColumn="0" w:oddVBand="0" w:evenVBand="0" w:oddHBand="0" w:evenHBand="0" w:firstRowFirstColumn="0" w:firstRowLastColumn="0" w:lastRowFirstColumn="0" w:lastRowLastColumn="0"/>
              <w:rPr>
                <w:rFonts w:eastAsia="Times New Roman"/>
                <w:color w:val="auto"/>
              </w:rPr>
            </w:pPr>
            <w:r w:rsidRPr="0017266F">
              <w:rPr>
                <w:rFonts w:eastAsia="Times New Roman"/>
                <w:color w:val="auto"/>
              </w:rPr>
              <w:t>Bitácora</w:t>
            </w:r>
          </w:p>
        </w:tc>
      </w:tr>
      <w:tr w:rsidR="001249A0" w:rsidRPr="0017266F" w14:paraId="473BD665" w14:textId="77777777" w:rsidTr="00EA46B7">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627" w:type="pct"/>
            <w:vMerge/>
            <w:tcBorders>
              <w:right w:val="none" w:sz="0" w:space="0" w:color="auto"/>
            </w:tcBorders>
          </w:tcPr>
          <w:p w14:paraId="2B6FF111" w14:textId="77777777" w:rsidR="001249A0" w:rsidRPr="0017266F" w:rsidRDefault="001249A0" w:rsidP="001249A0">
            <w:pPr>
              <w:pStyle w:val="ECONORMAL"/>
              <w:spacing w:line="276" w:lineRule="auto"/>
              <w:rPr>
                <w:rFonts w:eastAsia="Times New Roman"/>
                <w:b w:val="0"/>
              </w:rPr>
            </w:pPr>
          </w:p>
        </w:tc>
        <w:tc>
          <w:tcPr>
            <w:tcW w:w="3373" w:type="pct"/>
          </w:tcPr>
          <w:p w14:paraId="007FF08C" w14:textId="77777777" w:rsidR="001249A0" w:rsidRPr="0017266F" w:rsidRDefault="001249A0" w:rsidP="001249A0">
            <w:pPr>
              <w:pStyle w:val="ECONORMAL"/>
              <w:spacing w:line="276" w:lineRule="auto"/>
              <w:cnfStyle w:val="000000100000" w:firstRow="0" w:lastRow="0" w:firstColumn="0" w:lastColumn="0" w:oddVBand="0" w:evenVBand="0" w:oddHBand="1" w:evenHBand="0" w:firstRowFirstColumn="0" w:firstRowLastColumn="0" w:lastRowFirstColumn="0" w:lastRowLastColumn="0"/>
              <w:rPr>
                <w:rFonts w:eastAsia="Times New Roman"/>
                <w:color w:val="auto"/>
              </w:rPr>
            </w:pPr>
            <w:proofErr w:type="spellStart"/>
            <w:r w:rsidRPr="0017266F">
              <w:rPr>
                <w:rFonts w:eastAsia="Times New Roman"/>
                <w:color w:val="auto"/>
              </w:rPr>
              <w:t>Avantel</w:t>
            </w:r>
            <w:proofErr w:type="spellEnd"/>
            <w:r w:rsidRPr="0017266F">
              <w:rPr>
                <w:rFonts w:eastAsia="Times New Roman"/>
                <w:color w:val="auto"/>
              </w:rPr>
              <w:t>, cargador</w:t>
            </w:r>
          </w:p>
        </w:tc>
      </w:tr>
    </w:tbl>
    <w:p w14:paraId="431DA537" w14:textId="7765F7CE" w:rsidR="00920C7B" w:rsidRDefault="001249A0" w:rsidP="00916DF6">
      <w:pPr>
        <w:pStyle w:val="ECONORMAL"/>
        <w:jc w:val="center"/>
        <w:rPr>
          <w:rFonts w:eastAsia="Times New Roman"/>
          <w:sz w:val="20"/>
          <w:szCs w:val="20"/>
        </w:rPr>
      </w:pPr>
      <w:r w:rsidRPr="0017266F">
        <w:rPr>
          <w:rFonts w:eastAsia="Times New Roman"/>
          <w:sz w:val="20"/>
          <w:szCs w:val="20"/>
        </w:rPr>
        <w:t xml:space="preserve">Fuente: </w:t>
      </w:r>
      <w:r w:rsidR="00CD47D5" w:rsidRPr="00CD47D5">
        <w:rPr>
          <w:rFonts w:eastAsia="Times New Roman"/>
          <w:sz w:val="20"/>
          <w:szCs w:val="20"/>
        </w:rPr>
        <w:t>INGENIERÍA Y SERVICIOS DE COLOMBIA D&amp;R SAS</w:t>
      </w:r>
    </w:p>
    <w:p w14:paraId="1DE09159" w14:textId="77777777" w:rsidR="00697AF7" w:rsidRPr="0017266F" w:rsidRDefault="00697AF7" w:rsidP="00916DF6">
      <w:pPr>
        <w:pStyle w:val="ECONORMAL"/>
        <w:jc w:val="center"/>
        <w:rPr>
          <w:rFonts w:eastAsia="Times New Roman"/>
          <w:sz w:val="20"/>
          <w:szCs w:val="20"/>
        </w:rPr>
      </w:pPr>
    </w:p>
    <w:p w14:paraId="6A16D4C5" w14:textId="01BE5D6D" w:rsidR="001249A0" w:rsidRPr="0017266F" w:rsidRDefault="001249A0" w:rsidP="001249A0">
      <w:pPr>
        <w:pStyle w:val="ECONORMAL"/>
        <w:rPr>
          <w:sz w:val="24"/>
          <w:szCs w:val="24"/>
          <w:lang w:eastAsia="es-AR"/>
        </w:rPr>
      </w:pPr>
    </w:p>
    <w:p w14:paraId="77558928" w14:textId="091095C1" w:rsidR="002412A1" w:rsidRPr="0017266F" w:rsidRDefault="007434AE" w:rsidP="00916DF6">
      <w:pPr>
        <w:pStyle w:val="ECONORMAL"/>
        <w:rPr>
          <w:sz w:val="24"/>
          <w:szCs w:val="24"/>
        </w:rPr>
      </w:pPr>
      <w:bookmarkStart w:id="132" w:name="_Toc455038877"/>
      <w:bookmarkStart w:id="133" w:name="_Toc457198644"/>
      <w:r w:rsidRPr="0017266F">
        <w:rPr>
          <w:sz w:val="24"/>
          <w:szCs w:val="24"/>
        </w:rPr>
        <w:t>Teniendo en cuenta las Características de peligrosidad definidas en el decreto 2676 de 2000, los residuos generados por las actividades de la compañía se pueden clasificar en:</w:t>
      </w:r>
    </w:p>
    <w:p w14:paraId="2E2D9F11" w14:textId="77777777" w:rsidR="000E5E54" w:rsidRPr="0017266F" w:rsidRDefault="000E5E54" w:rsidP="00916DF6">
      <w:pPr>
        <w:pStyle w:val="ECONORMAL"/>
        <w:rPr>
          <w:sz w:val="24"/>
          <w:szCs w:val="24"/>
        </w:rPr>
      </w:pPr>
    </w:p>
    <w:p w14:paraId="7F1281FB" w14:textId="1F5BCF27" w:rsidR="003E2125" w:rsidRPr="0017266F" w:rsidRDefault="00456AEA" w:rsidP="00916DF6">
      <w:pPr>
        <w:pStyle w:val="ECONORMAL"/>
        <w:rPr>
          <w:sz w:val="24"/>
          <w:szCs w:val="24"/>
        </w:rPr>
      </w:pPr>
      <w:r w:rsidRPr="0017266F">
        <w:rPr>
          <w:b/>
          <w:bCs/>
          <w:sz w:val="24"/>
          <w:szCs w:val="24"/>
        </w:rPr>
        <w:t>RESIDUOS NO PELIGROSOS</w:t>
      </w:r>
      <w:r w:rsidRPr="0017266F">
        <w:rPr>
          <w:sz w:val="24"/>
          <w:szCs w:val="24"/>
        </w:rPr>
        <w:t>: Son aquellos producidos por el generador en cualquier lugar y en desarrollo de su actividad, que no presentan ningún riesgo para la salud humana y/o el medio ambiente. Cualquier residuo hospitalario no peligroso sobre el que se presuma el haber sido mezclado con residuos peligrosos debe ser tratado como tal.</w:t>
      </w:r>
    </w:p>
    <w:p w14:paraId="2026BC40" w14:textId="273C0A72" w:rsidR="008D37FB" w:rsidRPr="0017266F" w:rsidRDefault="008D37FB" w:rsidP="000E5E54">
      <w:pPr>
        <w:pStyle w:val="ECONORMAL"/>
        <w:spacing w:line="276" w:lineRule="auto"/>
        <w:rPr>
          <w:sz w:val="24"/>
          <w:szCs w:val="24"/>
        </w:rPr>
      </w:pPr>
    </w:p>
    <w:p w14:paraId="571155F3" w14:textId="0179CC60" w:rsidR="000E5E54" w:rsidRPr="0017266F" w:rsidRDefault="000E5E54" w:rsidP="00916DF6">
      <w:pPr>
        <w:pStyle w:val="ECONORMAL"/>
        <w:rPr>
          <w:sz w:val="24"/>
          <w:szCs w:val="24"/>
        </w:rPr>
      </w:pPr>
    </w:p>
    <w:p w14:paraId="77C2C832" w14:textId="2F932154" w:rsidR="005F0B29" w:rsidRPr="0017266F" w:rsidRDefault="008166CB" w:rsidP="00916DF6">
      <w:pPr>
        <w:pStyle w:val="ECONORMAL"/>
        <w:rPr>
          <w:sz w:val="24"/>
          <w:szCs w:val="24"/>
        </w:rPr>
      </w:pPr>
      <w:r w:rsidRPr="0017266F">
        <w:rPr>
          <w:sz w:val="24"/>
          <w:szCs w:val="24"/>
        </w:rPr>
        <w:t xml:space="preserve">En la siguiente figura se puede observar la clasificación de los residuos </w:t>
      </w:r>
      <w:r w:rsidR="000E5E54" w:rsidRPr="0017266F">
        <w:rPr>
          <w:sz w:val="24"/>
          <w:szCs w:val="24"/>
        </w:rPr>
        <w:t>sólidos</w:t>
      </w:r>
      <w:r w:rsidRPr="0017266F">
        <w:rPr>
          <w:sz w:val="24"/>
          <w:szCs w:val="24"/>
        </w:rPr>
        <w:t xml:space="preserve"> en </w:t>
      </w:r>
      <w:r w:rsidR="00911C94" w:rsidRPr="00911C94">
        <w:rPr>
          <w:sz w:val="24"/>
          <w:szCs w:val="24"/>
        </w:rPr>
        <w:t>INGENIERÍA Y SERVICIOS DE COLOMBIA D&amp;R SAS</w:t>
      </w:r>
    </w:p>
    <w:p w14:paraId="5FEA3BE1" w14:textId="338BD46F" w:rsidR="000E5E54" w:rsidRPr="0017266F" w:rsidRDefault="005F0B29" w:rsidP="00916DF6">
      <w:pPr>
        <w:pStyle w:val="Ttulo1"/>
        <w:numPr>
          <w:ilvl w:val="0"/>
          <w:numId w:val="12"/>
        </w:numPr>
      </w:pPr>
      <w:bookmarkStart w:id="134" w:name="_Toc53825706"/>
      <w:r w:rsidRPr="0017266F">
        <w:t xml:space="preserve">CODIGO DE </w:t>
      </w:r>
      <w:r w:rsidR="00937491" w:rsidRPr="0017266F">
        <w:t>COLORES PARA LA SEGREGACIÓN DE RESIDUOS</w:t>
      </w:r>
      <w:bookmarkEnd w:id="134"/>
    </w:p>
    <w:p w14:paraId="32FA6951" w14:textId="2D36CBF4" w:rsidR="000E5E54" w:rsidRDefault="00F36CE8" w:rsidP="00675BA3">
      <w:pPr>
        <w:pStyle w:val="ECONORMAL"/>
        <w:rPr>
          <w:sz w:val="24"/>
          <w:szCs w:val="24"/>
        </w:rPr>
      </w:pPr>
      <w:r w:rsidRPr="0017266F">
        <w:rPr>
          <w:sz w:val="24"/>
          <w:szCs w:val="24"/>
        </w:rPr>
        <w:t>Los recipientes y bolsas deben cumplir con el siguiente código de colores de acuerdo con el tipo de residuos a gestionar:</w:t>
      </w:r>
    </w:p>
    <w:p w14:paraId="2A3B23F0" w14:textId="77777777" w:rsidR="00EE0EC8" w:rsidRDefault="00EE0EC8" w:rsidP="00675BA3">
      <w:pPr>
        <w:pStyle w:val="ECONORMAL"/>
        <w:rPr>
          <w:sz w:val="24"/>
          <w:szCs w:val="24"/>
        </w:rPr>
      </w:pPr>
    </w:p>
    <w:p w14:paraId="75206F2B" w14:textId="1960AF6E" w:rsidR="00EE0EC8" w:rsidRPr="00EE0EC8" w:rsidRDefault="00EE0EC8" w:rsidP="00675BA3">
      <w:pPr>
        <w:pStyle w:val="ECONORMAL"/>
        <w:rPr>
          <w:b/>
          <w:sz w:val="24"/>
          <w:szCs w:val="24"/>
        </w:rPr>
      </w:pPr>
      <w:r w:rsidRPr="00EE0EC8">
        <w:rPr>
          <w:b/>
          <w:sz w:val="24"/>
          <w:szCs w:val="24"/>
        </w:rPr>
        <w:t>Tabla 11. Clasificación de residuos por color</w:t>
      </w:r>
    </w:p>
    <w:tbl>
      <w:tblPr>
        <w:tblStyle w:val="Tablaconcuadrcula"/>
        <w:tblpPr w:leftFromText="141" w:rightFromText="141" w:vertAnchor="text" w:horzAnchor="margin" w:tblpXSpec="center" w:tblpY="259"/>
        <w:tblW w:w="10060" w:type="dxa"/>
        <w:tblLook w:val="04A0" w:firstRow="1" w:lastRow="0" w:firstColumn="1" w:lastColumn="0" w:noHBand="0" w:noVBand="1"/>
      </w:tblPr>
      <w:tblGrid>
        <w:gridCol w:w="2511"/>
        <w:gridCol w:w="3262"/>
        <w:gridCol w:w="2956"/>
        <w:gridCol w:w="1331"/>
      </w:tblGrid>
      <w:tr w:rsidR="00B93890" w:rsidRPr="0017266F" w14:paraId="4D38A706" w14:textId="77777777" w:rsidTr="00F07D45">
        <w:trPr>
          <w:trHeight w:val="495"/>
        </w:trPr>
        <w:tc>
          <w:tcPr>
            <w:tcW w:w="2511" w:type="dxa"/>
            <w:shd w:val="clear" w:color="auto" w:fill="D9D9D9" w:themeFill="background1" w:themeFillShade="D9"/>
          </w:tcPr>
          <w:p w14:paraId="1D4513FD" w14:textId="5B18949A" w:rsidR="00B93890" w:rsidRPr="0017266F" w:rsidRDefault="00B93890" w:rsidP="000E5E54">
            <w:pPr>
              <w:pStyle w:val="ECONORMAL"/>
              <w:jc w:val="center"/>
              <w:rPr>
                <w:b/>
                <w:bCs/>
              </w:rPr>
            </w:pPr>
            <w:r w:rsidRPr="0017266F">
              <w:rPr>
                <w:b/>
                <w:bCs/>
              </w:rPr>
              <w:t>CLASIFICACION</w:t>
            </w:r>
          </w:p>
        </w:tc>
        <w:tc>
          <w:tcPr>
            <w:tcW w:w="3262" w:type="dxa"/>
            <w:shd w:val="clear" w:color="auto" w:fill="D9D9D9" w:themeFill="background1" w:themeFillShade="D9"/>
          </w:tcPr>
          <w:p w14:paraId="7E1CA5BA" w14:textId="5909C14B" w:rsidR="00B93890" w:rsidRPr="0017266F" w:rsidRDefault="00B93890" w:rsidP="000E5E54">
            <w:pPr>
              <w:pStyle w:val="ECONORMAL"/>
              <w:jc w:val="center"/>
              <w:rPr>
                <w:b/>
                <w:bCs/>
              </w:rPr>
            </w:pPr>
            <w:r w:rsidRPr="0017266F">
              <w:rPr>
                <w:b/>
                <w:bCs/>
              </w:rPr>
              <w:t>SUBCLASIFICACION</w:t>
            </w:r>
          </w:p>
        </w:tc>
        <w:tc>
          <w:tcPr>
            <w:tcW w:w="2956" w:type="dxa"/>
            <w:shd w:val="clear" w:color="auto" w:fill="D9D9D9" w:themeFill="background1" w:themeFillShade="D9"/>
          </w:tcPr>
          <w:p w14:paraId="18712DA1" w14:textId="3B7AA694" w:rsidR="00B93890" w:rsidRPr="0017266F" w:rsidRDefault="00BD79AB" w:rsidP="000E5E54">
            <w:pPr>
              <w:pStyle w:val="ECONORMAL"/>
              <w:jc w:val="center"/>
              <w:rPr>
                <w:b/>
                <w:bCs/>
              </w:rPr>
            </w:pPr>
            <w:r w:rsidRPr="0017266F">
              <w:rPr>
                <w:b/>
                <w:bCs/>
              </w:rPr>
              <w:t xml:space="preserve">TIPO DE RESIDUO </w:t>
            </w:r>
          </w:p>
        </w:tc>
        <w:tc>
          <w:tcPr>
            <w:tcW w:w="1331" w:type="dxa"/>
            <w:shd w:val="clear" w:color="auto" w:fill="D9D9D9" w:themeFill="background1" w:themeFillShade="D9"/>
          </w:tcPr>
          <w:p w14:paraId="2C0EC217" w14:textId="51111C22" w:rsidR="00B93890" w:rsidRPr="0017266F" w:rsidRDefault="00B93890" w:rsidP="000E5E54">
            <w:pPr>
              <w:pStyle w:val="ECONORMAL"/>
              <w:jc w:val="center"/>
              <w:rPr>
                <w:b/>
                <w:bCs/>
              </w:rPr>
            </w:pPr>
            <w:r w:rsidRPr="0017266F">
              <w:rPr>
                <w:b/>
                <w:bCs/>
              </w:rPr>
              <w:t>COLOR</w:t>
            </w:r>
          </w:p>
        </w:tc>
      </w:tr>
      <w:tr w:rsidR="00F07D45" w:rsidRPr="0017266F" w14:paraId="4D4E4204" w14:textId="77777777" w:rsidTr="00F07D45">
        <w:trPr>
          <w:trHeight w:val="757"/>
        </w:trPr>
        <w:tc>
          <w:tcPr>
            <w:tcW w:w="2511" w:type="dxa"/>
            <w:vMerge w:val="restart"/>
            <w:vAlign w:val="center"/>
          </w:tcPr>
          <w:p w14:paraId="116C73A3" w14:textId="77777777" w:rsidR="00F07D45" w:rsidRPr="0017266F" w:rsidRDefault="00F07D45" w:rsidP="00675BA3">
            <w:pPr>
              <w:pStyle w:val="ECONORMAL"/>
            </w:pPr>
            <w:r w:rsidRPr="0017266F">
              <w:t>Residuos No Peligrosos</w:t>
            </w:r>
          </w:p>
        </w:tc>
        <w:tc>
          <w:tcPr>
            <w:tcW w:w="3262" w:type="dxa"/>
            <w:vAlign w:val="center"/>
          </w:tcPr>
          <w:p w14:paraId="089D019F" w14:textId="2399280F" w:rsidR="00F07D45" w:rsidRPr="0017266F" w:rsidRDefault="00F07D45" w:rsidP="00675BA3">
            <w:pPr>
              <w:pStyle w:val="ECONORMAL"/>
            </w:pPr>
            <w:r w:rsidRPr="0017266F">
              <w:t>Residuos aprovechables</w:t>
            </w:r>
          </w:p>
        </w:tc>
        <w:tc>
          <w:tcPr>
            <w:tcW w:w="2956" w:type="dxa"/>
            <w:shd w:val="clear" w:color="auto" w:fill="auto"/>
          </w:tcPr>
          <w:p w14:paraId="4227A3D3" w14:textId="1259E00E" w:rsidR="00F07D45" w:rsidRPr="0017266F" w:rsidRDefault="00F07D45" w:rsidP="00675BA3">
            <w:pPr>
              <w:pStyle w:val="ECONORMAL"/>
            </w:pPr>
            <w:r w:rsidRPr="0017266F">
              <w:t>Papel y cartón, periódicos, revistas, folletos, botellas plásticas, bolsas platicas, botellas PET, recipientes plásticos y latas de alimentos limpios y secos.</w:t>
            </w:r>
          </w:p>
        </w:tc>
        <w:tc>
          <w:tcPr>
            <w:tcW w:w="1331" w:type="dxa"/>
            <w:shd w:val="clear" w:color="auto" w:fill="auto"/>
            <w:vAlign w:val="center"/>
          </w:tcPr>
          <w:p w14:paraId="0A53D63B" w14:textId="397AC519" w:rsidR="00F07D45" w:rsidRPr="0017266F" w:rsidRDefault="00F07D45" w:rsidP="00675BA3">
            <w:pPr>
              <w:pStyle w:val="ECONORMAL"/>
            </w:pPr>
            <w:r>
              <w:t>BLANCO</w:t>
            </w:r>
          </w:p>
        </w:tc>
      </w:tr>
      <w:tr w:rsidR="00F07D45" w:rsidRPr="0017266F" w14:paraId="44662DF9" w14:textId="77777777" w:rsidTr="00F07D45">
        <w:trPr>
          <w:trHeight w:val="506"/>
        </w:trPr>
        <w:tc>
          <w:tcPr>
            <w:tcW w:w="2511" w:type="dxa"/>
            <w:vMerge/>
            <w:vAlign w:val="center"/>
          </w:tcPr>
          <w:p w14:paraId="4E477037" w14:textId="77777777" w:rsidR="00F07D45" w:rsidRPr="0017266F" w:rsidRDefault="00F07D45" w:rsidP="00F07D45">
            <w:pPr>
              <w:pStyle w:val="ECONORMAL"/>
            </w:pPr>
          </w:p>
        </w:tc>
        <w:tc>
          <w:tcPr>
            <w:tcW w:w="3262" w:type="dxa"/>
            <w:shd w:val="clear" w:color="auto" w:fill="70AD47" w:themeFill="accent6"/>
          </w:tcPr>
          <w:p w14:paraId="25A8C2E0" w14:textId="09B58060" w:rsidR="00F07D45" w:rsidRPr="0017266F" w:rsidRDefault="00F07D45" w:rsidP="00F07D45">
            <w:pPr>
              <w:pStyle w:val="ECONORMAL"/>
            </w:pPr>
            <w:r w:rsidRPr="00C47A4F">
              <w:t>Residuos aprovechables</w:t>
            </w:r>
          </w:p>
        </w:tc>
        <w:tc>
          <w:tcPr>
            <w:tcW w:w="2956" w:type="dxa"/>
            <w:shd w:val="clear" w:color="auto" w:fill="70AD47" w:themeFill="accent6"/>
          </w:tcPr>
          <w:p w14:paraId="63E0F9B7" w14:textId="1084E7CE" w:rsidR="00F07D45" w:rsidRPr="0017266F" w:rsidRDefault="00F07D45" w:rsidP="00F07D45">
            <w:pPr>
              <w:pStyle w:val="ECONORMAL"/>
            </w:pPr>
            <w:r w:rsidRPr="00F07D45">
              <w:t>residuos orgánicos aprovechables como los restos de comida, residuos de corte de césped y poda de jardín etc.</w:t>
            </w:r>
          </w:p>
        </w:tc>
        <w:tc>
          <w:tcPr>
            <w:tcW w:w="1331" w:type="dxa"/>
            <w:shd w:val="clear" w:color="auto" w:fill="70AD47" w:themeFill="accent6"/>
            <w:vAlign w:val="center"/>
          </w:tcPr>
          <w:p w14:paraId="5648DD7F" w14:textId="6468961C" w:rsidR="00F07D45" w:rsidRPr="0017266F" w:rsidRDefault="00F07D45" w:rsidP="00F07D45">
            <w:pPr>
              <w:pStyle w:val="ECONORMAL"/>
            </w:pPr>
            <w:r>
              <w:t>VERDE</w:t>
            </w:r>
          </w:p>
        </w:tc>
      </w:tr>
      <w:tr w:rsidR="00F07D45" w:rsidRPr="0017266F" w14:paraId="17764355" w14:textId="77777777" w:rsidTr="00F07D45">
        <w:trPr>
          <w:trHeight w:val="247"/>
        </w:trPr>
        <w:tc>
          <w:tcPr>
            <w:tcW w:w="2511" w:type="dxa"/>
            <w:vMerge/>
            <w:vAlign w:val="center"/>
          </w:tcPr>
          <w:p w14:paraId="1B5BA17D" w14:textId="77777777" w:rsidR="00F07D45" w:rsidRPr="0017266F" w:rsidRDefault="00F07D45" w:rsidP="00F07D45">
            <w:pPr>
              <w:pStyle w:val="ECONORMAL"/>
            </w:pPr>
          </w:p>
        </w:tc>
        <w:tc>
          <w:tcPr>
            <w:tcW w:w="3262" w:type="dxa"/>
            <w:shd w:val="clear" w:color="auto" w:fill="3B3838" w:themeFill="background2" w:themeFillShade="40"/>
          </w:tcPr>
          <w:p w14:paraId="254EF94D" w14:textId="295EEB14" w:rsidR="00F07D45" w:rsidRPr="00F07D45" w:rsidRDefault="00F07D45" w:rsidP="00F07D45">
            <w:pPr>
              <w:pStyle w:val="ECONORMAL"/>
              <w:rPr>
                <w:color w:val="FFFFFF" w:themeColor="background1"/>
              </w:rPr>
            </w:pPr>
            <w:r w:rsidRPr="00F07D45">
              <w:rPr>
                <w:color w:val="FFFFFF" w:themeColor="background1"/>
              </w:rPr>
              <w:t>Residuos no aprovechables</w:t>
            </w:r>
          </w:p>
        </w:tc>
        <w:tc>
          <w:tcPr>
            <w:tcW w:w="2956" w:type="dxa"/>
            <w:shd w:val="clear" w:color="auto" w:fill="3B3838" w:themeFill="background2" w:themeFillShade="40"/>
          </w:tcPr>
          <w:p w14:paraId="61BEBDFC" w14:textId="78434A78" w:rsidR="00F07D45" w:rsidRPr="00F07D45" w:rsidRDefault="009C3EAB" w:rsidP="00F07D45">
            <w:pPr>
              <w:pStyle w:val="ECONORMAL"/>
              <w:rPr>
                <w:color w:val="FFFFFF" w:themeColor="background1"/>
              </w:rPr>
            </w:pPr>
            <w:r>
              <w:rPr>
                <w:color w:val="FFFFFF" w:themeColor="background1"/>
              </w:rPr>
              <w:t>Residuos de</w:t>
            </w:r>
            <w:r w:rsidR="00F07D45" w:rsidRPr="00F07D45">
              <w:rPr>
                <w:color w:val="FFFFFF" w:themeColor="background1"/>
              </w:rPr>
              <w:t xml:space="preserve"> papel higiénico; servilletas, papeles y cartones contaminados con comida; papeles metalizados, entre otros. En esta bolsa o recipiente también deberán disponerse los residuos COVID-19 como tapabocas, guantes, entre otros.</w:t>
            </w:r>
          </w:p>
        </w:tc>
        <w:tc>
          <w:tcPr>
            <w:tcW w:w="1331" w:type="dxa"/>
            <w:shd w:val="clear" w:color="auto" w:fill="3B3838" w:themeFill="background2" w:themeFillShade="40"/>
            <w:vAlign w:val="center"/>
          </w:tcPr>
          <w:p w14:paraId="6D8B6388" w14:textId="6BD8688D" w:rsidR="00F07D45" w:rsidRPr="00F07D45" w:rsidRDefault="00F07D45" w:rsidP="00F07D45">
            <w:pPr>
              <w:pStyle w:val="ECONORMAL"/>
              <w:rPr>
                <w:color w:val="FFFFFF" w:themeColor="background1"/>
              </w:rPr>
            </w:pPr>
            <w:r>
              <w:rPr>
                <w:color w:val="FFFFFF" w:themeColor="background1"/>
              </w:rPr>
              <w:t>NEGRO</w:t>
            </w:r>
          </w:p>
        </w:tc>
      </w:tr>
    </w:tbl>
    <w:p w14:paraId="0A574FEC" w14:textId="77777777" w:rsidR="00EE0EC8" w:rsidRDefault="00EE0EC8" w:rsidP="00EE0EC8">
      <w:pPr>
        <w:pStyle w:val="ECONORMAL"/>
        <w:jc w:val="center"/>
        <w:rPr>
          <w:rFonts w:eastAsia="Times New Roman"/>
          <w:sz w:val="20"/>
          <w:szCs w:val="20"/>
        </w:rPr>
      </w:pPr>
      <w:r w:rsidRPr="0017266F">
        <w:rPr>
          <w:rFonts w:eastAsia="Times New Roman"/>
          <w:sz w:val="20"/>
          <w:szCs w:val="20"/>
        </w:rPr>
        <w:t xml:space="preserve">Fuente: </w:t>
      </w:r>
      <w:r w:rsidRPr="00CD47D5">
        <w:rPr>
          <w:rFonts w:eastAsia="Times New Roman"/>
          <w:sz w:val="20"/>
          <w:szCs w:val="20"/>
        </w:rPr>
        <w:t>INGENIERÍA Y SERVICIOS DE COLOMBIA D&amp;R SAS</w:t>
      </w:r>
    </w:p>
    <w:p w14:paraId="013CFBFB" w14:textId="77777777" w:rsidR="00B93890" w:rsidRPr="0017266F" w:rsidRDefault="00B93890" w:rsidP="00675BA3">
      <w:pPr>
        <w:pStyle w:val="ECONORMAL"/>
        <w:rPr>
          <w:sz w:val="24"/>
          <w:szCs w:val="24"/>
        </w:rPr>
      </w:pPr>
    </w:p>
    <w:p w14:paraId="07C63FC3" w14:textId="518577D4" w:rsidR="000E5E54" w:rsidRPr="0017266F" w:rsidRDefault="000E5E54" w:rsidP="00B93890">
      <w:pPr>
        <w:pStyle w:val="Ttulo1"/>
        <w:numPr>
          <w:ilvl w:val="0"/>
          <w:numId w:val="12"/>
        </w:numPr>
        <w:jc w:val="left"/>
      </w:pPr>
      <w:r w:rsidRPr="0017266F">
        <w:t xml:space="preserve"> </w:t>
      </w:r>
      <w:bookmarkStart w:id="135" w:name="_Toc53825707"/>
      <w:r w:rsidR="00E869A3" w:rsidRPr="0017266F">
        <w:t xml:space="preserve">Almacenamiento </w:t>
      </w:r>
      <w:r w:rsidR="001249A0" w:rsidRPr="0017266F">
        <w:t>Tempora</w:t>
      </w:r>
      <w:r w:rsidR="00E869A3" w:rsidRPr="0017266F">
        <w:t>l</w:t>
      </w:r>
      <w:r w:rsidR="00AB6870" w:rsidRPr="0017266F">
        <w:t xml:space="preserve"> de </w:t>
      </w:r>
      <w:r w:rsidR="00B93890" w:rsidRPr="0017266F">
        <w:t>R</w:t>
      </w:r>
      <w:r w:rsidR="00AB6870" w:rsidRPr="0017266F">
        <w:t>esiduos</w:t>
      </w:r>
      <w:bookmarkEnd w:id="135"/>
      <w:r w:rsidR="00AB6870" w:rsidRPr="0017266F">
        <w:t xml:space="preserve"> </w:t>
      </w:r>
    </w:p>
    <w:p w14:paraId="43703357" w14:textId="32BC318E" w:rsidR="00E869A3" w:rsidRPr="0017266F" w:rsidRDefault="001249A0" w:rsidP="00916DF6">
      <w:pPr>
        <w:pStyle w:val="ECONORMAL"/>
        <w:rPr>
          <w:sz w:val="24"/>
          <w:szCs w:val="24"/>
        </w:rPr>
      </w:pPr>
      <w:r w:rsidRPr="0017266F">
        <w:rPr>
          <w:sz w:val="24"/>
          <w:szCs w:val="24"/>
          <w:lang w:val="es-ES_tradnl"/>
        </w:rPr>
        <w:t>Se cuentan con tres c</w:t>
      </w:r>
      <w:r w:rsidR="003E02E6">
        <w:rPr>
          <w:sz w:val="24"/>
          <w:szCs w:val="24"/>
          <w:lang w:val="es-ES_tradnl"/>
        </w:rPr>
        <w:t>ontenedores</w:t>
      </w:r>
      <w:r w:rsidRPr="0017266F">
        <w:rPr>
          <w:sz w:val="24"/>
          <w:szCs w:val="24"/>
          <w:lang w:val="es-ES_tradnl"/>
        </w:rPr>
        <w:t xml:space="preserve"> de </w:t>
      </w:r>
      <w:r w:rsidR="00E869A3" w:rsidRPr="0017266F">
        <w:rPr>
          <w:sz w:val="24"/>
          <w:szCs w:val="24"/>
          <w:lang w:val="es-ES_tradnl"/>
        </w:rPr>
        <w:t>almacenamiento temporal</w:t>
      </w:r>
      <w:r w:rsidRPr="0017266F">
        <w:rPr>
          <w:sz w:val="24"/>
          <w:szCs w:val="24"/>
          <w:lang w:val="es-ES_tradnl"/>
        </w:rPr>
        <w:t xml:space="preserve"> distribuidas de la siguiente forma: </w:t>
      </w:r>
    </w:p>
    <w:p w14:paraId="2D3722DE" w14:textId="77777777" w:rsidR="000E5E54" w:rsidRPr="0017266F" w:rsidRDefault="000E5E54" w:rsidP="00916DF6">
      <w:pPr>
        <w:pStyle w:val="ECONORMAL"/>
        <w:rPr>
          <w:sz w:val="24"/>
          <w:szCs w:val="24"/>
          <w:lang w:val="es-ES_tradnl"/>
        </w:rPr>
      </w:pPr>
    </w:p>
    <w:p w14:paraId="44E6C75D" w14:textId="75B5003E" w:rsidR="00E869A3" w:rsidRPr="0017266F" w:rsidRDefault="001249A0" w:rsidP="00916DF6">
      <w:pPr>
        <w:pStyle w:val="ECONORMAL"/>
        <w:rPr>
          <w:sz w:val="24"/>
          <w:szCs w:val="24"/>
          <w:lang w:val="es-ES_tradnl"/>
        </w:rPr>
      </w:pPr>
      <w:r w:rsidRPr="0017266F">
        <w:rPr>
          <w:b/>
          <w:bCs/>
          <w:sz w:val="24"/>
          <w:szCs w:val="24"/>
          <w:lang w:val="es-ES_tradnl"/>
        </w:rPr>
        <w:t>C</w:t>
      </w:r>
      <w:r w:rsidR="003E02E6">
        <w:rPr>
          <w:b/>
          <w:bCs/>
          <w:sz w:val="24"/>
          <w:szCs w:val="24"/>
          <w:lang w:val="es-ES_tradnl"/>
        </w:rPr>
        <w:t>ontenedor</w:t>
      </w:r>
      <w:r w:rsidRPr="0017266F">
        <w:rPr>
          <w:b/>
          <w:bCs/>
          <w:sz w:val="24"/>
          <w:szCs w:val="24"/>
          <w:lang w:val="es-ES_tradnl"/>
        </w:rPr>
        <w:t xml:space="preserve"> temporal Residuos Ordinarios</w:t>
      </w:r>
      <w:r w:rsidR="0018742B" w:rsidRPr="0017266F">
        <w:rPr>
          <w:b/>
          <w:bCs/>
          <w:sz w:val="24"/>
          <w:szCs w:val="24"/>
          <w:lang w:val="es-ES_tradnl"/>
        </w:rPr>
        <w:t>- color verde</w:t>
      </w:r>
      <w:r w:rsidRPr="0017266F">
        <w:rPr>
          <w:b/>
          <w:bCs/>
          <w:sz w:val="24"/>
          <w:szCs w:val="24"/>
          <w:lang w:val="es-ES_tradnl"/>
        </w:rPr>
        <w:t xml:space="preserve">: </w:t>
      </w:r>
      <w:r w:rsidR="00E869A3" w:rsidRPr="0017266F">
        <w:rPr>
          <w:sz w:val="24"/>
          <w:szCs w:val="24"/>
          <w:lang w:val="es-ES_tradnl"/>
        </w:rPr>
        <w:t>S</w:t>
      </w:r>
      <w:r w:rsidRPr="0017266F">
        <w:rPr>
          <w:sz w:val="24"/>
          <w:szCs w:val="24"/>
          <w:lang w:val="es-ES_tradnl"/>
        </w:rPr>
        <w:t xml:space="preserve">e depositan los residuos ordinarios e inertes (alimentos, empaques de comida, </w:t>
      </w:r>
      <w:r w:rsidR="00140165">
        <w:rPr>
          <w:sz w:val="24"/>
          <w:szCs w:val="24"/>
          <w:lang w:val="es-ES_tradnl"/>
        </w:rPr>
        <w:t>hojarasca, residuos de barrido,</w:t>
      </w:r>
      <w:r w:rsidRPr="0017266F">
        <w:rPr>
          <w:sz w:val="24"/>
          <w:szCs w:val="24"/>
          <w:lang w:val="es-ES_tradnl"/>
        </w:rPr>
        <w:t xml:space="preserve"> entre otros); </w:t>
      </w:r>
    </w:p>
    <w:p w14:paraId="1313B84F" w14:textId="77777777" w:rsidR="000E5E54" w:rsidRPr="0017266F" w:rsidRDefault="000E5E54" w:rsidP="00916DF6">
      <w:pPr>
        <w:pStyle w:val="ECONORMAL"/>
        <w:rPr>
          <w:sz w:val="24"/>
          <w:szCs w:val="24"/>
          <w:lang w:val="es-ES_tradnl"/>
        </w:rPr>
      </w:pPr>
    </w:p>
    <w:p w14:paraId="4946AAA9" w14:textId="46105F03" w:rsidR="00E869A3" w:rsidRPr="0017266F" w:rsidRDefault="001249A0" w:rsidP="00916DF6">
      <w:pPr>
        <w:pStyle w:val="ECONORMAL"/>
        <w:rPr>
          <w:sz w:val="24"/>
          <w:szCs w:val="24"/>
          <w:lang w:val="es-ES_tradnl"/>
        </w:rPr>
      </w:pPr>
      <w:r w:rsidRPr="0017266F">
        <w:rPr>
          <w:b/>
          <w:bCs/>
          <w:sz w:val="24"/>
          <w:szCs w:val="24"/>
          <w:lang w:val="es-ES_tradnl"/>
        </w:rPr>
        <w:t>C</w:t>
      </w:r>
      <w:r w:rsidR="007A4D3B">
        <w:rPr>
          <w:b/>
          <w:bCs/>
          <w:sz w:val="24"/>
          <w:szCs w:val="24"/>
          <w:lang w:val="es-ES_tradnl"/>
        </w:rPr>
        <w:t>ontenedor</w:t>
      </w:r>
      <w:r w:rsidRPr="0017266F">
        <w:rPr>
          <w:b/>
          <w:bCs/>
          <w:sz w:val="24"/>
          <w:szCs w:val="24"/>
          <w:lang w:val="es-ES_tradnl"/>
        </w:rPr>
        <w:t xml:space="preserve"> temporal de Residuos Reciclables</w:t>
      </w:r>
      <w:r w:rsidR="00140165">
        <w:rPr>
          <w:b/>
          <w:bCs/>
          <w:sz w:val="24"/>
          <w:szCs w:val="24"/>
          <w:lang w:val="es-ES_tradnl"/>
        </w:rPr>
        <w:t xml:space="preserve"> – color Blanco</w:t>
      </w:r>
      <w:r w:rsidRPr="0017266F">
        <w:rPr>
          <w:sz w:val="24"/>
          <w:szCs w:val="24"/>
          <w:lang w:val="es-ES_tradnl"/>
        </w:rPr>
        <w:t xml:space="preserve">: Se </w:t>
      </w:r>
      <w:r w:rsidR="00E869A3" w:rsidRPr="0017266F">
        <w:rPr>
          <w:sz w:val="24"/>
          <w:szCs w:val="24"/>
          <w:lang w:val="es-ES_tradnl"/>
        </w:rPr>
        <w:t>depositan (</w:t>
      </w:r>
      <w:r w:rsidRPr="0017266F">
        <w:rPr>
          <w:sz w:val="24"/>
          <w:szCs w:val="24"/>
          <w:lang w:val="es-ES_tradnl"/>
        </w:rPr>
        <w:t>Plástico, cajas de cartón, papel de archivo), allí van todos los residuos que son generados por el personal administrativo y operativo (oficinas)</w:t>
      </w:r>
      <w:r w:rsidR="00E869A3" w:rsidRPr="0017266F">
        <w:rPr>
          <w:sz w:val="24"/>
          <w:szCs w:val="24"/>
          <w:lang w:val="es-ES_tradnl"/>
        </w:rPr>
        <w:t>.</w:t>
      </w:r>
    </w:p>
    <w:p w14:paraId="67CD5587" w14:textId="77777777" w:rsidR="000E5E54" w:rsidRPr="0017266F" w:rsidRDefault="000E5E54" w:rsidP="00916DF6">
      <w:pPr>
        <w:pStyle w:val="ECONORMAL"/>
        <w:rPr>
          <w:sz w:val="24"/>
          <w:szCs w:val="24"/>
          <w:lang w:val="es-ES_tradnl"/>
        </w:rPr>
      </w:pPr>
    </w:p>
    <w:p w14:paraId="694DDBAE" w14:textId="0772F069" w:rsidR="000654EB" w:rsidRPr="0017266F" w:rsidRDefault="00140165" w:rsidP="00916DF6">
      <w:pPr>
        <w:pStyle w:val="ECONORMAL"/>
        <w:rPr>
          <w:sz w:val="24"/>
          <w:szCs w:val="24"/>
          <w:lang w:val="es-ES_tradnl"/>
        </w:rPr>
      </w:pPr>
      <w:r w:rsidRPr="0017266F">
        <w:rPr>
          <w:b/>
          <w:bCs/>
          <w:sz w:val="24"/>
          <w:szCs w:val="24"/>
          <w:lang w:val="es-ES_tradnl"/>
        </w:rPr>
        <w:t>C</w:t>
      </w:r>
      <w:r>
        <w:rPr>
          <w:b/>
          <w:bCs/>
          <w:sz w:val="24"/>
          <w:szCs w:val="24"/>
          <w:lang w:val="es-ES_tradnl"/>
        </w:rPr>
        <w:t>ontenedor</w:t>
      </w:r>
      <w:r w:rsidRPr="0017266F">
        <w:rPr>
          <w:b/>
          <w:bCs/>
          <w:sz w:val="24"/>
          <w:szCs w:val="24"/>
          <w:lang w:val="es-ES_tradnl"/>
        </w:rPr>
        <w:t xml:space="preserve"> temporal de Residuos Reciclables</w:t>
      </w:r>
      <w:r>
        <w:rPr>
          <w:b/>
          <w:bCs/>
          <w:sz w:val="24"/>
          <w:szCs w:val="24"/>
          <w:lang w:val="es-ES_tradnl"/>
        </w:rPr>
        <w:t xml:space="preserve"> – color Negro</w:t>
      </w:r>
      <w:r w:rsidR="0018742B" w:rsidRPr="0017266F">
        <w:rPr>
          <w:b/>
          <w:bCs/>
          <w:sz w:val="24"/>
          <w:szCs w:val="24"/>
          <w:lang w:val="es-ES_tradnl"/>
        </w:rPr>
        <w:t>:</w:t>
      </w:r>
      <w:r w:rsidR="001249A0" w:rsidRPr="0017266F">
        <w:rPr>
          <w:sz w:val="24"/>
          <w:szCs w:val="24"/>
          <w:lang w:val="es-ES_tradnl"/>
        </w:rPr>
        <w:t xml:space="preserve"> </w:t>
      </w:r>
      <w:bookmarkEnd w:id="132"/>
      <w:bookmarkEnd w:id="133"/>
      <w:r w:rsidRPr="00140165">
        <w:rPr>
          <w:color w:val="auto"/>
        </w:rPr>
        <w:t>Residuos de papel higiénico; servilletas, papeles y cartones contaminados con comida; papeles metalizados, entre otros. En esta bolsa o recipiente también deberán disponerse los residuos COVID-19 como tapabocas, guantes, entre otros.</w:t>
      </w:r>
    </w:p>
    <w:p w14:paraId="4266939D" w14:textId="05D8DCDC" w:rsidR="000654EB" w:rsidRPr="0017266F" w:rsidRDefault="000654EB" w:rsidP="000654EB"/>
    <w:p w14:paraId="5BE4422A" w14:textId="0EBD7D40" w:rsidR="007B567C" w:rsidRDefault="000654EB" w:rsidP="00916DF6">
      <w:pPr>
        <w:pStyle w:val="Descripcin"/>
        <w:jc w:val="center"/>
        <w:rPr>
          <w:rFonts w:ascii="Arial" w:hAnsi="Arial" w:cs="Arial"/>
          <w:color w:val="auto"/>
          <w:szCs w:val="20"/>
        </w:rPr>
      </w:pPr>
      <w:r w:rsidRPr="0017266F">
        <w:rPr>
          <w:rFonts w:ascii="Arial" w:hAnsi="Arial" w:cs="Arial"/>
          <w:color w:val="auto"/>
          <w:sz w:val="22"/>
          <w:szCs w:val="22"/>
        </w:rPr>
        <w:t xml:space="preserve">Ilustración </w:t>
      </w:r>
      <w:r w:rsidRPr="0017266F">
        <w:rPr>
          <w:rFonts w:ascii="Arial" w:hAnsi="Arial" w:cs="Arial"/>
          <w:color w:val="auto"/>
          <w:sz w:val="22"/>
          <w:szCs w:val="22"/>
        </w:rPr>
        <w:fldChar w:fldCharType="begin"/>
      </w:r>
      <w:r w:rsidRPr="0017266F">
        <w:rPr>
          <w:rFonts w:ascii="Arial" w:hAnsi="Arial" w:cs="Arial"/>
          <w:color w:val="auto"/>
          <w:sz w:val="22"/>
          <w:szCs w:val="22"/>
        </w:rPr>
        <w:instrText xml:space="preserve"> SEQ Ilustración \* ARABIC </w:instrText>
      </w:r>
      <w:r w:rsidRPr="0017266F">
        <w:rPr>
          <w:rFonts w:ascii="Arial" w:hAnsi="Arial" w:cs="Arial"/>
          <w:color w:val="auto"/>
          <w:sz w:val="22"/>
          <w:szCs w:val="22"/>
        </w:rPr>
        <w:fldChar w:fldCharType="separate"/>
      </w:r>
      <w:r w:rsidR="00F56BDA">
        <w:rPr>
          <w:rFonts w:ascii="Arial" w:hAnsi="Arial" w:cs="Arial"/>
          <w:noProof/>
          <w:color w:val="auto"/>
          <w:sz w:val="22"/>
          <w:szCs w:val="22"/>
        </w:rPr>
        <w:t>1</w:t>
      </w:r>
      <w:r w:rsidRPr="0017266F">
        <w:rPr>
          <w:rFonts w:ascii="Arial" w:hAnsi="Arial" w:cs="Arial"/>
          <w:color w:val="auto"/>
          <w:sz w:val="22"/>
          <w:szCs w:val="22"/>
        </w:rPr>
        <w:fldChar w:fldCharType="end"/>
      </w:r>
      <w:r w:rsidRPr="0017266F">
        <w:rPr>
          <w:rFonts w:ascii="Arial" w:hAnsi="Arial" w:cs="Arial"/>
          <w:color w:val="auto"/>
          <w:sz w:val="22"/>
          <w:szCs w:val="22"/>
        </w:rPr>
        <w:t>. C</w:t>
      </w:r>
      <w:r w:rsidR="007A4D3B">
        <w:rPr>
          <w:rFonts w:ascii="Arial" w:hAnsi="Arial" w:cs="Arial"/>
          <w:color w:val="auto"/>
          <w:sz w:val="22"/>
          <w:szCs w:val="22"/>
        </w:rPr>
        <w:t>ontenedores</w:t>
      </w:r>
      <w:r w:rsidRPr="0017266F">
        <w:rPr>
          <w:rFonts w:ascii="Arial" w:hAnsi="Arial" w:cs="Arial"/>
          <w:color w:val="auto"/>
          <w:sz w:val="22"/>
          <w:szCs w:val="22"/>
        </w:rPr>
        <w:t xml:space="preserve"> Temporales-</w:t>
      </w:r>
      <w:r w:rsidR="00911C94" w:rsidRPr="00911C94">
        <w:rPr>
          <w:rFonts w:ascii="Arial" w:hAnsi="Arial" w:cs="Arial"/>
          <w:szCs w:val="20"/>
        </w:rPr>
        <w:t xml:space="preserve"> </w:t>
      </w:r>
      <w:r w:rsidR="00911C94" w:rsidRPr="00911C94">
        <w:rPr>
          <w:rFonts w:ascii="Arial" w:hAnsi="Arial" w:cs="Arial"/>
          <w:color w:val="auto"/>
          <w:szCs w:val="20"/>
        </w:rPr>
        <w:t xml:space="preserve">INGENIERÍA Y SERVICIOS </w:t>
      </w:r>
      <w:r w:rsidR="007A4D3B">
        <w:rPr>
          <w:rFonts w:ascii="Arial" w:hAnsi="Arial" w:cs="Arial"/>
          <w:color w:val="auto"/>
          <w:szCs w:val="20"/>
        </w:rPr>
        <w:t>D</w:t>
      </w:r>
      <w:r w:rsidR="00911C94" w:rsidRPr="00911C94">
        <w:rPr>
          <w:rFonts w:ascii="Arial" w:hAnsi="Arial" w:cs="Arial"/>
          <w:color w:val="auto"/>
          <w:szCs w:val="20"/>
        </w:rPr>
        <w:t>E COLOMBIA D&amp;R SAS</w:t>
      </w:r>
    </w:p>
    <w:p w14:paraId="6F2007FE" w14:textId="3ADF96AE" w:rsidR="007A4D3B" w:rsidRDefault="007A4D3B" w:rsidP="007A4D3B"/>
    <w:p w14:paraId="26C2F1E6" w14:textId="06BE9DD4" w:rsidR="007A4D3B" w:rsidRDefault="007A4D3B" w:rsidP="007A4D3B">
      <w:pPr>
        <w:jc w:val="center"/>
      </w:pPr>
      <w:r>
        <w:rPr>
          <w:noProof/>
        </w:rPr>
        <w:lastRenderedPageBreak/>
        <w:drawing>
          <wp:inline distT="0" distB="0" distL="0" distR="0" wp14:anchorId="3DEED9C0" wp14:editId="6270F347">
            <wp:extent cx="3017007" cy="2880000"/>
            <wp:effectExtent l="190500" t="190500" r="183515" b="1873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17007" cy="2880000"/>
                    </a:xfrm>
                    <a:prstGeom prst="rect">
                      <a:avLst/>
                    </a:prstGeom>
                    <a:ln>
                      <a:noFill/>
                    </a:ln>
                    <a:effectLst>
                      <a:outerShdw blurRad="190500" algn="tl" rotWithShape="0">
                        <a:srgbClr val="000000">
                          <a:alpha val="70000"/>
                        </a:srgbClr>
                      </a:outerShdw>
                    </a:effectLst>
                  </pic:spPr>
                </pic:pic>
              </a:graphicData>
            </a:graphic>
          </wp:inline>
        </w:drawing>
      </w:r>
    </w:p>
    <w:p w14:paraId="288B7A2E" w14:textId="77777777" w:rsidR="007A4D3B" w:rsidRPr="007A4D3B" w:rsidRDefault="007A4D3B" w:rsidP="007A4D3B"/>
    <w:p w14:paraId="0D0E7EA3" w14:textId="02361F6C" w:rsidR="001249A0" w:rsidRPr="0017266F" w:rsidRDefault="001249A0" w:rsidP="000E1DC1">
      <w:pPr>
        <w:pStyle w:val="ECONORMAL"/>
        <w:jc w:val="center"/>
        <w:rPr>
          <w:noProof/>
          <w:sz w:val="20"/>
          <w:szCs w:val="20"/>
          <w:lang w:val="es-CR" w:eastAsia="es-CR"/>
        </w:rPr>
      </w:pPr>
      <w:r w:rsidRPr="0017266F">
        <w:rPr>
          <w:rFonts w:eastAsia="Times New Roman"/>
          <w:sz w:val="20"/>
          <w:szCs w:val="20"/>
        </w:rPr>
        <w:t xml:space="preserve">Fuente: </w:t>
      </w:r>
      <w:r w:rsidR="00911C94" w:rsidRPr="00FE6122">
        <w:rPr>
          <w:szCs w:val="20"/>
        </w:rPr>
        <w:t>INGENIERÍA Y SERVICIOS DE COLOMBIA D&amp;R SAS</w:t>
      </w:r>
    </w:p>
    <w:p w14:paraId="001CF1C9" w14:textId="77777777" w:rsidR="00A30115" w:rsidRPr="0017266F" w:rsidRDefault="00A30115" w:rsidP="001249A0">
      <w:pPr>
        <w:pStyle w:val="ECONORMAL"/>
        <w:jc w:val="center"/>
        <w:rPr>
          <w:rFonts w:eastAsia="Times New Roman"/>
          <w:sz w:val="24"/>
          <w:szCs w:val="24"/>
        </w:rPr>
      </w:pPr>
    </w:p>
    <w:p w14:paraId="43213BC8" w14:textId="0DBB177C" w:rsidR="00E869A3" w:rsidRPr="0017266F" w:rsidRDefault="00E869A3" w:rsidP="00916DF6">
      <w:pPr>
        <w:pStyle w:val="Ttulo2"/>
      </w:pPr>
      <w:bookmarkStart w:id="136" w:name="_Toc53825708"/>
      <w:bookmarkStart w:id="137" w:name="_Toc455038879"/>
      <w:bookmarkStart w:id="138" w:name="_Toc457198646"/>
      <w:r w:rsidRPr="0017266F">
        <w:t>Recipientes</w:t>
      </w:r>
      <w:r w:rsidR="001249A0" w:rsidRPr="0017266F">
        <w:t xml:space="preserve"> de residuos sólidos</w:t>
      </w:r>
      <w:bookmarkEnd w:id="136"/>
    </w:p>
    <w:p w14:paraId="5BCBE43B" w14:textId="0111CCA7" w:rsidR="003C0A97" w:rsidRPr="00422C17" w:rsidRDefault="001249A0" w:rsidP="00422C17">
      <w:pPr>
        <w:pStyle w:val="ECONORMAL"/>
        <w:jc w:val="left"/>
        <w:rPr>
          <w:sz w:val="24"/>
          <w:szCs w:val="24"/>
        </w:rPr>
      </w:pPr>
      <w:r w:rsidRPr="0017266F">
        <w:rPr>
          <w:sz w:val="24"/>
          <w:szCs w:val="24"/>
        </w:rPr>
        <w:t xml:space="preserve">Los recipientes que se tienen destinados para el almacenamiento de los residuos sólidos en </w:t>
      </w:r>
      <w:r w:rsidR="007A4D3B">
        <w:rPr>
          <w:sz w:val="24"/>
          <w:szCs w:val="24"/>
        </w:rPr>
        <w:t>campo</w:t>
      </w:r>
      <w:r w:rsidRPr="0017266F">
        <w:rPr>
          <w:sz w:val="24"/>
          <w:szCs w:val="24"/>
        </w:rPr>
        <w:t xml:space="preserve"> y </w:t>
      </w:r>
      <w:r w:rsidR="00E869A3" w:rsidRPr="0017266F">
        <w:rPr>
          <w:sz w:val="24"/>
          <w:szCs w:val="24"/>
        </w:rPr>
        <w:t>oficinas</w:t>
      </w:r>
      <w:r w:rsidRPr="0017266F">
        <w:rPr>
          <w:sz w:val="24"/>
          <w:szCs w:val="24"/>
        </w:rPr>
        <w:t xml:space="preserve"> son principalmente los siguientes</w:t>
      </w:r>
      <w:bookmarkEnd w:id="137"/>
      <w:bookmarkEnd w:id="138"/>
      <w:r w:rsidRPr="0017266F">
        <w:rPr>
          <w:sz w:val="24"/>
          <w:szCs w:val="24"/>
        </w:rPr>
        <w:t>:</w:t>
      </w:r>
    </w:p>
    <w:p w14:paraId="6768501A" w14:textId="172B1F3D" w:rsidR="001249A0" w:rsidRPr="0017266F" w:rsidRDefault="008708E8" w:rsidP="008708E8">
      <w:pPr>
        <w:pStyle w:val="Descripcin"/>
        <w:jc w:val="center"/>
        <w:rPr>
          <w:rFonts w:ascii="Arial" w:hAnsi="Arial" w:cs="Arial"/>
          <w:color w:val="auto"/>
          <w:sz w:val="22"/>
          <w:szCs w:val="22"/>
        </w:rPr>
      </w:pPr>
      <w:bookmarkStart w:id="139" w:name="_Toc35960056"/>
      <w:r w:rsidRPr="0017266F">
        <w:rPr>
          <w:rFonts w:ascii="Arial" w:hAnsi="Arial" w:cs="Arial"/>
          <w:color w:val="auto"/>
          <w:sz w:val="22"/>
          <w:szCs w:val="22"/>
        </w:rPr>
        <w:t>Ilustración</w:t>
      </w:r>
      <w:r w:rsidR="00422C17">
        <w:rPr>
          <w:rFonts w:ascii="Arial" w:hAnsi="Arial" w:cs="Arial"/>
          <w:color w:val="auto"/>
          <w:sz w:val="22"/>
          <w:szCs w:val="22"/>
        </w:rPr>
        <w:t xml:space="preserve"> 2</w:t>
      </w:r>
      <w:r w:rsidRPr="0017266F">
        <w:rPr>
          <w:rFonts w:ascii="Arial" w:hAnsi="Arial" w:cs="Arial"/>
          <w:color w:val="auto"/>
          <w:sz w:val="22"/>
          <w:szCs w:val="22"/>
        </w:rPr>
        <w:t xml:space="preserve">. </w:t>
      </w:r>
      <w:r w:rsidR="001249A0" w:rsidRPr="0017266F">
        <w:rPr>
          <w:rFonts w:ascii="Arial" w:hAnsi="Arial" w:cs="Arial"/>
          <w:color w:val="auto"/>
          <w:sz w:val="22"/>
          <w:szCs w:val="22"/>
        </w:rPr>
        <w:t xml:space="preserve">Contendores con tapa fija de </w:t>
      </w:r>
      <w:r w:rsidR="00422C17">
        <w:rPr>
          <w:rFonts w:ascii="Arial" w:hAnsi="Arial" w:cs="Arial"/>
          <w:color w:val="auto"/>
          <w:sz w:val="22"/>
          <w:szCs w:val="22"/>
        </w:rPr>
        <w:t xml:space="preserve">pedal </w:t>
      </w:r>
      <w:r w:rsidR="001249A0" w:rsidRPr="0017266F">
        <w:rPr>
          <w:rFonts w:ascii="Arial" w:hAnsi="Arial" w:cs="Arial"/>
          <w:color w:val="auto"/>
          <w:sz w:val="22"/>
          <w:szCs w:val="22"/>
        </w:rPr>
        <w:t>53 litros.</w:t>
      </w:r>
      <w:bookmarkEnd w:id="139"/>
    </w:p>
    <w:p w14:paraId="27D5EBC2" w14:textId="3524CECE" w:rsidR="001249A0" w:rsidRPr="0017266F" w:rsidRDefault="00422C17" w:rsidP="001249A0">
      <w:pPr>
        <w:pStyle w:val="ECONORMAL"/>
        <w:spacing w:line="276" w:lineRule="auto"/>
        <w:jc w:val="center"/>
        <w:rPr>
          <w:color w:val="auto"/>
          <w:sz w:val="24"/>
          <w:szCs w:val="24"/>
        </w:rPr>
      </w:pPr>
      <w:r>
        <w:rPr>
          <w:noProof/>
        </w:rPr>
        <w:lastRenderedPageBreak/>
        <w:drawing>
          <wp:inline distT="0" distB="0" distL="0" distR="0" wp14:anchorId="601E957F" wp14:editId="56585F6A">
            <wp:extent cx="2796363" cy="2812435"/>
            <wp:effectExtent l="190500" t="190500" r="194945" b="1974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00391" cy="2816486"/>
                    </a:xfrm>
                    <a:prstGeom prst="rect">
                      <a:avLst/>
                    </a:prstGeom>
                    <a:ln>
                      <a:noFill/>
                    </a:ln>
                    <a:effectLst>
                      <a:outerShdw blurRad="190500" algn="tl" rotWithShape="0">
                        <a:srgbClr val="000000">
                          <a:alpha val="70000"/>
                        </a:srgbClr>
                      </a:outerShdw>
                    </a:effectLst>
                  </pic:spPr>
                </pic:pic>
              </a:graphicData>
            </a:graphic>
          </wp:inline>
        </w:drawing>
      </w:r>
    </w:p>
    <w:p w14:paraId="72CDAC11" w14:textId="52A1D5AB" w:rsidR="00482784" w:rsidRDefault="001249A0" w:rsidP="009E45AD">
      <w:pPr>
        <w:pStyle w:val="ECONORMAL"/>
        <w:jc w:val="center"/>
        <w:rPr>
          <w:rFonts w:eastAsia="Times New Roman"/>
          <w:color w:val="auto"/>
          <w:sz w:val="18"/>
          <w:szCs w:val="18"/>
        </w:rPr>
      </w:pPr>
      <w:r w:rsidRPr="0017266F">
        <w:rPr>
          <w:rFonts w:eastAsia="Times New Roman"/>
          <w:color w:val="auto"/>
          <w:sz w:val="18"/>
          <w:szCs w:val="18"/>
        </w:rPr>
        <w:t xml:space="preserve">Fuente: </w:t>
      </w:r>
      <w:r w:rsidR="006824F3" w:rsidRPr="006824F3">
        <w:rPr>
          <w:rFonts w:eastAsia="Times New Roman"/>
          <w:color w:val="auto"/>
          <w:sz w:val="18"/>
          <w:szCs w:val="18"/>
        </w:rPr>
        <w:t>INGENIERÍA Y SERVICIOS DE COLOMBIA D&amp;R SAS.</w:t>
      </w:r>
    </w:p>
    <w:p w14:paraId="258EDF28" w14:textId="77777777" w:rsidR="00EE0EC8" w:rsidRDefault="00EE0EC8" w:rsidP="009E45AD">
      <w:pPr>
        <w:pStyle w:val="ECONORMAL"/>
        <w:jc w:val="center"/>
        <w:rPr>
          <w:rFonts w:eastAsia="Times New Roman"/>
          <w:color w:val="auto"/>
          <w:sz w:val="18"/>
          <w:szCs w:val="18"/>
        </w:rPr>
      </w:pPr>
    </w:p>
    <w:p w14:paraId="7EB628C9" w14:textId="77777777" w:rsidR="00422C17" w:rsidRPr="0017266F" w:rsidRDefault="00422C17" w:rsidP="00422C17">
      <w:pPr>
        <w:pStyle w:val="ECONORMAL"/>
        <w:rPr>
          <w:b/>
          <w:bCs/>
          <w:color w:val="auto"/>
        </w:rPr>
      </w:pPr>
    </w:p>
    <w:p w14:paraId="68A89883" w14:textId="5B68A699" w:rsidR="001249A0" w:rsidRPr="0017266F" w:rsidRDefault="008708E8" w:rsidP="008708E8">
      <w:pPr>
        <w:pStyle w:val="Descripcin"/>
        <w:jc w:val="center"/>
        <w:rPr>
          <w:rFonts w:ascii="Arial" w:hAnsi="Arial" w:cs="Arial"/>
          <w:color w:val="auto"/>
          <w:sz w:val="22"/>
          <w:szCs w:val="22"/>
        </w:rPr>
      </w:pPr>
      <w:bookmarkStart w:id="140" w:name="_Toc35960057"/>
      <w:r w:rsidRPr="0017266F">
        <w:rPr>
          <w:rFonts w:ascii="Arial" w:hAnsi="Arial" w:cs="Arial"/>
          <w:color w:val="auto"/>
          <w:sz w:val="22"/>
          <w:szCs w:val="22"/>
        </w:rPr>
        <w:t xml:space="preserve">Ilustración </w:t>
      </w:r>
      <w:r w:rsidR="00422C17">
        <w:rPr>
          <w:rFonts w:ascii="Arial" w:hAnsi="Arial" w:cs="Arial"/>
          <w:color w:val="auto"/>
          <w:sz w:val="22"/>
          <w:szCs w:val="22"/>
        </w:rPr>
        <w:t>3</w:t>
      </w:r>
      <w:r w:rsidRPr="0017266F">
        <w:rPr>
          <w:rFonts w:ascii="Arial" w:hAnsi="Arial" w:cs="Arial"/>
          <w:color w:val="auto"/>
          <w:sz w:val="22"/>
          <w:szCs w:val="22"/>
        </w:rPr>
        <w:t xml:space="preserve">. </w:t>
      </w:r>
      <w:r w:rsidR="001249A0" w:rsidRPr="0017266F">
        <w:rPr>
          <w:rFonts w:ascii="Arial" w:hAnsi="Arial" w:cs="Arial"/>
          <w:color w:val="auto"/>
          <w:sz w:val="22"/>
          <w:szCs w:val="22"/>
        </w:rPr>
        <w:t xml:space="preserve">Contenedores </w:t>
      </w:r>
      <w:r w:rsidR="00783F1D" w:rsidRPr="0017266F">
        <w:rPr>
          <w:rFonts w:ascii="Arial" w:hAnsi="Arial" w:cs="Arial"/>
          <w:color w:val="auto"/>
          <w:sz w:val="22"/>
          <w:szCs w:val="22"/>
        </w:rPr>
        <w:t>M</w:t>
      </w:r>
      <w:r w:rsidR="001249A0" w:rsidRPr="0017266F">
        <w:rPr>
          <w:rFonts w:ascii="Arial" w:hAnsi="Arial" w:cs="Arial"/>
          <w:color w:val="auto"/>
          <w:sz w:val="22"/>
          <w:szCs w:val="22"/>
        </w:rPr>
        <w:t xml:space="preserve">etalizados sin </w:t>
      </w:r>
      <w:r w:rsidR="00783F1D" w:rsidRPr="0017266F">
        <w:rPr>
          <w:rFonts w:ascii="Arial" w:hAnsi="Arial" w:cs="Arial"/>
          <w:color w:val="auto"/>
          <w:sz w:val="22"/>
          <w:szCs w:val="22"/>
        </w:rPr>
        <w:t>T</w:t>
      </w:r>
      <w:r w:rsidR="001249A0" w:rsidRPr="0017266F">
        <w:rPr>
          <w:rFonts w:ascii="Arial" w:hAnsi="Arial" w:cs="Arial"/>
          <w:color w:val="auto"/>
          <w:sz w:val="22"/>
          <w:szCs w:val="22"/>
        </w:rPr>
        <w:t>apa de 5 litros</w:t>
      </w:r>
      <w:bookmarkEnd w:id="140"/>
    </w:p>
    <w:p w14:paraId="65D0E63F" w14:textId="5F0F291F" w:rsidR="00DB55FC" w:rsidRPr="0017266F" w:rsidRDefault="00DB55FC" w:rsidP="00DB55FC">
      <w:pPr>
        <w:pStyle w:val="Descripcin"/>
      </w:pPr>
    </w:p>
    <w:p w14:paraId="26EFC809" w14:textId="4F42298A" w:rsidR="001249A0" w:rsidRPr="0017266F" w:rsidRDefault="00422C17" w:rsidP="001249A0">
      <w:pPr>
        <w:pStyle w:val="ECONORMAL"/>
        <w:spacing w:line="276" w:lineRule="auto"/>
        <w:jc w:val="center"/>
        <w:rPr>
          <w:b/>
          <w:sz w:val="24"/>
          <w:szCs w:val="24"/>
        </w:rPr>
      </w:pPr>
      <w:r>
        <w:rPr>
          <w:noProof/>
        </w:rPr>
        <w:drawing>
          <wp:inline distT="0" distB="0" distL="0" distR="0" wp14:anchorId="384071C5" wp14:editId="0A378364">
            <wp:extent cx="2583712" cy="2820027"/>
            <wp:effectExtent l="190500" t="190500" r="198120" b="19050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86727" cy="2823318"/>
                    </a:xfrm>
                    <a:prstGeom prst="rect">
                      <a:avLst/>
                    </a:prstGeom>
                    <a:ln>
                      <a:noFill/>
                    </a:ln>
                    <a:effectLst>
                      <a:outerShdw blurRad="190500" algn="tl" rotWithShape="0">
                        <a:srgbClr val="000000">
                          <a:alpha val="70000"/>
                        </a:srgbClr>
                      </a:outerShdw>
                    </a:effectLst>
                  </pic:spPr>
                </pic:pic>
              </a:graphicData>
            </a:graphic>
          </wp:inline>
        </w:drawing>
      </w:r>
    </w:p>
    <w:p w14:paraId="6EBE67F9" w14:textId="4C42385F" w:rsidR="001249A0" w:rsidRPr="00422C17" w:rsidRDefault="001249A0" w:rsidP="00422C17">
      <w:pPr>
        <w:pStyle w:val="ECONORMAL"/>
        <w:jc w:val="center"/>
        <w:rPr>
          <w:rFonts w:eastAsia="Times New Roman"/>
          <w:sz w:val="20"/>
          <w:szCs w:val="20"/>
        </w:rPr>
      </w:pPr>
      <w:r w:rsidRPr="0017266F">
        <w:rPr>
          <w:rFonts w:eastAsia="Times New Roman"/>
          <w:sz w:val="20"/>
          <w:szCs w:val="20"/>
        </w:rPr>
        <w:t xml:space="preserve">Fuente: </w:t>
      </w:r>
      <w:r w:rsidR="006824F3" w:rsidRPr="006824F3">
        <w:rPr>
          <w:rFonts w:eastAsia="Times New Roman"/>
          <w:sz w:val="20"/>
          <w:szCs w:val="20"/>
        </w:rPr>
        <w:t>INGENIERÍA Y SERVICIOS DE COLOMBIA D&amp;R SAS</w:t>
      </w:r>
      <w:bookmarkStart w:id="141" w:name="_Toc457198382"/>
    </w:p>
    <w:p w14:paraId="65AE036F" w14:textId="7A989AA7" w:rsidR="001249A0" w:rsidRPr="0017266F" w:rsidRDefault="001249A0" w:rsidP="001249A0">
      <w:pPr>
        <w:pStyle w:val="ECONORMAL"/>
        <w:rPr>
          <w:sz w:val="24"/>
          <w:szCs w:val="24"/>
        </w:rPr>
      </w:pPr>
      <w:bookmarkStart w:id="142" w:name="_Toc455038880"/>
      <w:bookmarkStart w:id="143" w:name="_Toc457198647"/>
      <w:bookmarkEnd w:id="141"/>
      <w:r w:rsidRPr="0017266F">
        <w:rPr>
          <w:sz w:val="24"/>
          <w:szCs w:val="24"/>
        </w:rPr>
        <w:t xml:space="preserve">A continuación, se relaciona el inventario y ubicación de cada uno de los </w:t>
      </w:r>
      <w:r w:rsidRPr="0017266F">
        <w:rPr>
          <w:sz w:val="24"/>
          <w:szCs w:val="24"/>
        </w:rPr>
        <w:lastRenderedPageBreak/>
        <w:t>contenedores:</w:t>
      </w:r>
      <w:bookmarkEnd w:id="142"/>
      <w:bookmarkEnd w:id="143"/>
      <w:r w:rsidRPr="0017266F">
        <w:rPr>
          <w:sz w:val="24"/>
          <w:szCs w:val="24"/>
        </w:rPr>
        <w:t xml:space="preserve"> </w:t>
      </w:r>
    </w:p>
    <w:p w14:paraId="5FC6A2F9" w14:textId="77777777" w:rsidR="003C42CA" w:rsidRPr="0017266F" w:rsidRDefault="003C42CA" w:rsidP="007B711B">
      <w:pPr>
        <w:pStyle w:val="ECONORMAL"/>
        <w:rPr>
          <w:color w:val="auto"/>
          <w:sz w:val="24"/>
          <w:szCs w:val="24"/>
        </w:rPr>
      </w:pPr>
      <w:bookmarkStart w:id="144" w:name="_Toc455043027"/>
    </w:p>
    <w:bookmarkEnd w:id="144"/>
    <w:p w14:paraId="50CF7255" w14:textId="77777777" w:rsidR="001249A0" w:rsidRPr="0017266F" w:rsidRDefault="001249A0" w:rsidP="007B711B">
      <w:pPr>
        <w:pStyle w:val="ECONORMAL"/>
        <w:spacing w:line="276" w:lineRule="auto"/>
        <w:rPr>
          <w:color w:val="auto"/>
          <w:sz w:val="24"/>
          <w:szCs w:val="24"/>
        </w:rPr>
      </w:pPr>
    </w:p>
    <w:p w14:paraId="4162104E" w14:textId="0997A191" w:rsidR="001249A0" w:rsidRPr="0017266F" w:rsidRDefault="00DB55FC" w:rsidP="009E45AD">
      <w:pPr>
        <w:pStyle w:val="Descripcin"/>
        <w:jc w:val="center"/>
        <w:rPr>
          <w:rFonts w:ascii="Arial" w:hAnsi="Arial" w:cs="Arial"/>
          <w:color w:val="auto"/>
          <w:sz w:val="22"/>
          <w:szCs w:val="22"/>
        </w:rPr>
      </w:pPr>
      <w:bookmarkStart w:id="145" w:name="_Toc35960061"/>
      <w:r w:rsidRPr="0017266F">
        <w:rPr>
          <w:rFonts w:ascii="Arial" w:hAnsi="Arial" w:cs="Arial"/>
          <w:color w:val="auto"/>
          <w:sz w:val="22"/>
          <w:szCs w:val="22"/>
        </w:rPr>
        <w:t>Tabla</w:t>
      </w:r>
      <w:r w:rsidR="009E45AD" w:rsidRPr="0017266F">
        <w:rPr>
          <w:rFonts w:ascii="Arial" w:hAnsi="Arial" w:cs="Arial"/>
          <w:color w:val="auto"/>
          <w:sz w:val="22"/>
          <w:szCs w:val="22"/>
        </w:rPr>
        <w:t xml:space="preserve"> </w:t>
      </w:r>
      <w:r w:rsidR="001544D3">
        <w:rPr>
          <w:rFonts w:ascii="Arial" w:hAnsi="Arial" w:cs="Arial"/>
          <w:color w:val="auto"/>
          <w:sz w:val="22"/>
          <w:szCs w:val="22"/>
        </w:rPr>
        <w:t>12</w:t>
      </w:r>
      <w:r w:rsidR="009E45AD" w:rsidRPr="0017266F">
        <w:rPr>
          <w:rFonts w:ascii="Arial" w:hAnsi="Arial" w:cs="Arial"/>
          <w:color w:val="auto"/>
          <w:sz w:val="22"/>
          <w:szCs w:val="22"/>
        </w:rPr>
        <w:t xml:space="preserve">. </w:t>
      </w:r>
      <w:r w:rsidR="00F60284" w:rsidRPr="0017266F">
        <w:rPr>
          <w:rFonts w:ascii="Arial" w:hAnsi="Arial" w:cs="Arial"/>
          <w:color w:val="auto"/>
          <w:sz w:val="22"/>
          <w:szCs w:val="22"/>
        </w:rPr>
        <w:t>Inventarios contenedores</w:t>
      </w:r>
      <w:r w:rsidR="001249A0" w:rsidRPr="0017266F">
        <w:rPr>
          <w:rFonts w:ascii="Arial" w:hAnsi="Arial" w:cs="Arial"/>
          <w:color w:val="auto"/>
          <w:sz w:val="22"/>
          <w:szCs w:val="22"/>
        </w:rPr>
        <w:t xml:space="preserve"> </w:t>
      </w:r>
      <w:r w:rsidR="001544D3">
        <w:rPr>
          <w:rFonts w:ascii="Arial" w:hAnsi="Arial" w:cs="Arial"/>
          <w:color w:val="auto"/>
          <w:sz w:val="22"/>
          <w:szCs w:val="22"/>
        </w:rPr>
        <w:t xml:space="preserve">de </w:t>
      </w:r>
      <w:r w:rsidR="001249A0" w:rsidRPr="0017266F">
        <w:rPr>
          <w:rFonts w:ascii="Arial" w:hAnsi="Arial" w:cs="Arial"/>
          <w:color w:val="auto"/>
          <w:sz w:val="22"/>
          <w:szCs w:val="22"/>
        </w:rPr>
        <w:t xml:space="preserve">residuos sólidos oficina </w:t>
      </w:r>
      <w:r w:rsidR="00C039C4">
        <w:rPr>
          <w:rFonts w:ascii="Arial" w:hAnsi="Arial" w:cs="Arial"/>
          <w:color w:val="auto"/>
          <w:sz w:val="22"/>
          <w:szCs w:val="22"/>
        </w:rPr>
        <w:t>Barrio Gaitán</w:t>
      </w:r>
      <w:r w:rsidR="001249A0" w:rsidRPr="0017266F">
        <w:rPr>
          <w:rFonts w:ascii="Arial" w:hAnsi="Arial" w:cs="Arial"/>
          <w:color w:val="auto"/>
          <w:sz w:val="22"/>
          <w:szCs w:val="22"/>
        </w:rPr>
        <w:t xml:space="preserve">- </w:t>
      </w:r>
      <w:bookmarkEnd w:id="145"/>
      <w:r w:rsidR="006824F3" w:rsidRPr="006824F3">
        <w:rPr>
          <w:rFonts w:ascii="Arial" w:hAnsi="Arial" w:cs="Arial"/>
          <w:color w:val="auto"/>
          <w:sz w:val="22"/>
          <w:szCs w:val="22"/>
        </w:rPr>
        <w:t>INGENIERÍA Y SERVICIOS DE COLOMBIA D&amp;R SAS.</w:t>
      </w:r>
    </w:p>
    <w:tbl>
      <w:tblPr>
        <w:tblStyle w:val="Tabladecuadrcula1clara-nfasis6"/>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4"/>
        <w:gridCol w:w="1406"/>
        <w:gridCol w:w="2235"/>
        <w:gridCol w:w="773"/>
        <w:gridCol w:w="1488"/>
        <w:gridCol w:w="2062"/>
      </w:tblGrid>
      <w:tr w:rsidR="001249A0" w:rsidRPr="0017266F" w14:paraId="45EF8481" w14:textId="77777777" w:rsidTr="00F60284">
        <w:trPr>
          <w:cnfStyle w:val="100000000000" w:firstRow="1" w:lastRow="0" w:firstColumn="0" w:lastColumn="0" w:oddVBand="0" w:evenVBand="0" w:oddHBand="0" w:evenHBand="0" w:firstRowFirstColumn="0" w:firstRowLastColumn="0" w:lastRowFirstColumn="0" w:lastRowLastColumn="0"/>
          <w:trHeight w:val="300"/>
          <w:tblHeader/>
        </w:trPr>
        <w:tc>
          <w:tcPr>
            <w:cnfStyle w:val="001000000000" w:firstRow="0" w:lastRow="0" w:firstColumn="1" w:lastColumn="0" w:oddVBand="0" w:evenVBand="0" w:oddHBand="0" w:evenHBand="0" w:firstRowFirstColumn="0" w:firstRowLastColumn="0" w:lastRowFirstColumn="0" w:lastRowLastColumn="0"/>
            <w:tcW w:w="489" w:type="pct"/>
            <w:tcBorders>
              <w:bottom w:val="none" w:sz="0" w:space="0" w:color="auto"/>
            </w:tcBorders>
            <w:shd w:val="clear" w:color="auto" w:fill="D9D9D9" w:themeFill="background1" w:themeFillShade="D9"/>
            <w:noWrap/>
            <w:vAlign w:val="center"/>
            <w:hideMark/>
          </w:tcPr>
          <w:p w14:paraId="6A18499D" w14:textId="77777777" w:rsidR="001249A0" w:rsidRPr="0017266F" w:rsidRDefault="001249A0" w:rsidP="001249A0">
            <w:pPr>
              <w:jc w:val="center"/>
              <w:rPr>
                <w:rFonts w:ascii="Arial" w:hAnsi="Arial" w:cs="Arial"/>
                <w:color w:val="000000"/>
                <w:sz w:val="20"/>
                <w:szCs w:val="20"/>
              </w:rPr>
            </w:pPr>
            <w:r w:rsidRPr="0017266F">
              <w:rPr>
                <w:rFonts w:ascii="Arial" w:hAnsi="Arial" w:cs="Arial"/>
                <w:color w:val="000000"/>
                <w:sz w:val="20"/>
                <w:szCs w:val="20"/>
              </w:rPr>
              <w:t xml:space="preserve">ITEM </w:t>
            </w:r>
          </w:p>
        </w:tc>
        <w:tc>
          <w:tcPr>
            <w:tcW w:w="796" w:type="pct"/>
            <w:tcBorders>
              <w:bottom w:val="none" w:sz="0" w:space="0" w:color="auto"/>
            </w:tcBorders>
            <w:shd w:val="clear" w:color="auto" w:fill="D9D9D9" w:themeFill="background1" w:themeFillShade="D9"/>
            <w:vAlign w:val="center"/>
            <w:hideMark/>
          </w:tcPr>
          <w:p w14:paraId="40CCFE9A" w14:textId="77777777" w:rsidR="001249A0" w:rsidRPr="0017266F" w:rsidRDefault="001249A0" w:rsidP="001249A0">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20"/>
                <w:szCs w:val="20"/>
              </w:rPr>
            </w:pPr>
            <w:r w:rsidRPr="0017266F">
              <w:rPr>
                <w:rFonts w:ascii="Arial" w:hAnsi="Arial" w:cs="Arial"/>
                <w:color w:val="000000"/>
                <w:sz w:val="20"/>
                <w:szCs w:val="20"/>
              </w:rPr>
              <w:t xml:space="preserve">TIPO </w:t>
            </w:r>
          </w:p>
        </w:tc>
        <w:tc>
          <w:tcPr>
            <w:tcW w:w="1266" w:type="pct"/>
            <w:tcBorders>
              <w:bottom w:val="none" w:sz="0" w:space="0" w:color="auto"/>
            </w:tcBorders>
            <w:shd w:val="clear" w:color="auto" w:fill="D9D9D9" w:themeFill="background1" w:themeFillShade="D9"/>
            <w:vAlign w:val="center"/>
            <w:hideMark/>
          </w:tcPr>
          <w:p w14:paraId="1350295F" w14:textId="77777777" w:rsidR="001249A0" w:rsidRPr="0017266F" w:rsidRDefault="001249A0" w:rsidP="001249A0">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20"/>
                <w:szCs w:val="20"/>
              </w:rPr>
            </w:pPr>
            <w:r w:rsidRPr="0017266F">
              <w:rPr>
                <w:rFonts w:ascii="Arial" w:hAnsi="Arial" w:cs="Arial"/>
                <w:color w:val="000000"/>
                <w:sz w:val="20"/>
                <w:szCs w:val="20"/>
              </w:rPr>
              <w:t xml:space="preserve">UBICACIÓN  </w:t>
            </w:r>
          </w:p>
        </w:tc>
        <w:tc>
          <w:tcPr>
            <w:tcW w:w="438" w:type="pct"/>
            <w:tcBorders>
              <w:bottom w:val="none" w:sz="0" w:space="0" w:color="auto"/>
            </w:tcBorders>
            <w:shd w:val="clear" w:color="auto" w:fill="D9D9D9" w:themeFill="background1" w:themeFillShade="D9"/>
            <w:vAlign w:val="center"/>
            <w:hideMark/>
          </w:tcPr>
          <w:p w14:paraId="054FE9AC" w14:textId="77777777" w:rsidR="001249A0" w:rsidRPr="0017266F" w:rsidRDefault="001249A0" w:rsidP="001249A0">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20"/>
                <w:szCs w:val="20"/>
              </w:rPr>
            </w:pPr>
            <w:r w:rsidRPr="0017266F">
              <w:rPr>
                <w:rFonts w:ascii="Arial" w:hAnsi="Arial" w:cs="Arial"/>
                <w:color w:val="000000"/>
                <w:sz w:val="20"/>
                <w:szCs w:val="20"/>
              </w:rPr>
              <w:t>CANT</w:t>
            </w:r>
          </w:p>
        </w:tc>
        <w:tc>
          <w:tcPr>
            <w:tcW w:w="843" w:type="pct"/>
            <w:tcBorders>
              <w:bottom w:val="none" w:sz="0" w:space="0" w:color="auto"/>
            </w:tcBorders>
            <w:shd w:val="clear" w:color="auto" w:fill="D9D9D9" w:themeFill="background1" w:themeFillShade="D9"/>
            <w:vAlign w:val="center"/>
            <w:hideMark/>
          </w:tcPr>
          <w:p w14:paraId="65C41BE3" w14:textId="77777777" w:rsidR="001249A0" w:rsidRPr="0017266F" w:rsidRDefault="001249A0" w:rsidP="001249A0">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20"/>
                <w:szCs w:val="20"/>
              </w:rPr>
            </w:pPr>
            <w:r w:rsidRPr="0017266F">
              <w:rPr>
                <w:rFonts w:ascii="Arial" w:hAnsi="Arial" w:cs="Arial"/>
                <w:color w:val="000000"/>
                <w:sz w:val="20"/>
                <w:szCs w:val="20"/>
              </w:rPr>
              <w:t xml:space="preserve">ESTADO </w:t>
            </w:r>
          </w:p>
        </w:tc>
        <w:tc>
          <w:tcPr>
            <w:tcW w:w="1168" w:type="pct"/>
            <w:tcBorders>
              <w:bottom w:val="none" w:sz="0" w:space="0" w:color="auto"/>
            </w:tcBorders>
            <w:shd w:val="clear" w:color="auto" w:fill="D9D9D9" w:themeFill="background1" w:themeFillShade="D9"/>
            <w:noWrap/>
            <w:vAlign w:val="center"/>
            <w:hideMark/>
          </w:tcPr>
          <w:p w14:paraId="2F6EBA58" w14:textId="77777777" w:rsidR="001249A0" w:rsidRPr="0017266F" w:rsidRDefault="001249A0" w:rsidP="001249A0">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20"/>
                <w:szCs w:val="20"/>
              </w:rPr>
            </w:pPr>
            <w:r w:rsidRPr="0017266F">
              <w:rPr>
                <w:rFonts w:ascii="Arial" w:hAnsi="Arial" w:cs="Arial"/>
                <w:color w:val="000000"/>
                <w:sz w:val="20"/>
                <w:szCs w:val="20"/>
              </w:rPr>
              <w:t>IMAGEN</w:t>
            </w:r>
          </w:p>
        </w:tc>
      </w:tr>
      <w:tr w:rsidR="001249A0" w:rsidRPr="0017266F" w14:paraId="696E1380" w14:textId="77777777" w:rsidTr="00C039C4">
        <w:trPr>
          <w:trHeight w:val="1815"/>
        </w:trPr>
        <w:tc>
          <w:tcPr>
            <w:cnfStyle w:val="001000000000" w:firstRow="0" w:lastRow="0" w:firstColumn="1" w:lastColumn="0" w:oddVBand="0" w:evenVBand="0" w:oddHBand="0" w:evenHBand="0" w:firstRowFirstColumn="0" w:firstRowLastColumn="0" w:lastRowFirstColumn="0" w:lastRowLastColumn="0"/>
            <w:tcW w:w="489" w:type="pct"/>
            <w:noWrap/>
            <w:vAlign w:val="center"/>
          </w:tcPr>
          <w:p w14:paraId="10BB2E18" w14:textId="7AEAE1AD" w:rsidR="001249A0" w:rsidRPr="0017266F" w:rsidRDefault="00C039C4" w:rsidP="001249A0">
            <w:pPr>
              <w:jc w:val="center"/>
              <w:rPr>
                <w:rFonts w:ascii="Arial" w:hAnsi="Arial" w:cs="Arial"/>
                <w:color w:val="000000"/>
                <w:sz w:val="20"/>
                <w:szCs w:val="20"/>
              </w:rPr>
            </w:pPr>
            <w:r>
              <w:rPr>
                <w:rFonts w:ascii="Arial" w:hAnsi="Arial" w:cs="Arial"/>
                <w:color w:val="000000"/>
                <w:sz w:val="20"/>
                <w:szCs w:val="20"/>
              </w:rPr>
              <w:t>1</w:t>
            </w:r>
          </w:p>
        </w:tc>
        <w:tc>
          <w:tcPr>
            <w:tcW w:w="796" w:type="pct"/>
            <w:vAlign w:val="center"/>
          </w:tcPr>
          <w:p w14:paraId="77E41167" w14:textId="0A24B83F" w:rsidR="001249A0" w:rsidRPr="0017266F" w:rsidRDefault="00C039C4" w:rsidP="001249A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17266F">
              <w:rPr>
                <w:rFonts w:ascii="Arial" w:hAnsi="Arial" w:cs="Arial"/>
                <w:color w:val="000000"/>
                <w:sz w:val="20"/>
                <w:szCs w:val="20"/>
              </w:rPr>
              <w:t>Contenedor Tapa tipo Domo (X3)</w:t>
            </w:r>
          </w:p>
        </w:tc>
        <w:tc>
          <w:tcPr>
            <w:tcW w:w="1266" w:type="pct"/>
            <w:vAlign w:val="center"/>
          </w:tcPr>
          <w:p w14:paraId="037C8F96" w14:textId="686C1C00" w:rsidR="001249A0" w:rsidRPr="0017266F" w:rsidRDefault="00C039C4" w:rsidP="001249A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Oficina principal – pasillo principal</w:t>
            </w:r>
          </w:p>
        </w:tc>
        <w:tc>
          <w:tcPr>
            <w:tcW w:w="438" w:type="pct"/>
            <w:vAlign w:val="center"/>
          </w:tcPr>
          <w:p w14:paraId="5C9D2803" w14:textId="167B246A" w:rsidR="001249A0" w:rsidRPr="0017266F" w:rsidRDefault="00C039C4" w:rsidP="001249A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w:t>
            </w:r>
          </w:p>
        </w:tc>
        <w:tc>
          <w:tcPr>
            <w:tcW w:w="843" w:type="pct"/>
            <w:vAlign w:val="center"/>
          </w:tcPr>
          <w:p w14:paraId="1414CF9D" w14:textId="3817873E" w:rsidR="001249A0" w:rsidRPr="0017266F" w:rsidRDefault="00C039C4" w:rsidP="001249A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Bueno – Con tapas y rotulado</w:t>
            </w:r>
          </w:p>
        </w:tc>
        <w:tc>
          <w:tcPr>
            <w:tcW w:w="1168" w:type="pct"/>
            <w:noWrap/>
            <w:vAlign w:val="center"/>
          </w:tcPr>
          <w:p w14:paraId="7D6D6950" w14:textId="01CA1F57" w:rsidR="001249A0" w:rsidRPr="0017266F" w:rsidRDefault="00C039C4" w:rsidP="001249A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noProof/>
              </w:rPr>
              <w:drawing>
                <wp:inline distT="0" distB="0" distL="0" distR="0" wp14:anchorId="42210F84" wp14:editId="0411F030">
                  <wp:extent cx="1114218" cy="102923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21725" cy="1036166"/>
                          </a:xfrm>
                          <a:prstGeom prst="rect">
                            <a:avLst/>
                          </a:prstGeom>
                        </pic:spPr>
                      </pic:pic>
                    </a:graphicData>
                  </a:graphic>
                </wp:inline>
              </w:drawing>
            </w:r>
          </w:p>
        </w:tc>
      </w:tr>
      <w:tr w:rsidR="00AA5D16" w:rsidRPr="0017266F" w14:paraId="7DA16799" w14:textId="77777777" w:rsidTr="00AA5D16">
        <w:trPr>
          <w:trHeight w:val="1815"/>
        </w:trPr>
        <w:tc>
          <w:tcPr>
            <w:cnfStyle w:val="001000000000" w:firstRow="0" w:lastRow="0" w:firstColumn="1" w:lastColumn="0" w:oddVBand="0" w:evenVBand="0" w:oddHBand="0" w:evenHBand="0" w:firstRowFirstColumn="0" w:firstRowLastColumn="0" w:lastRowFirstColumn="0" w:lastRowLastColumn="0"/>
            <w:tcW w:w="489" w:type="pct"/>
            <w:noWrap/>
            <w:vAlign w:val="center"/>
          </w:tcPr>
          <w:p w14:paraId="73AC4BF5" w14:textId="6997B843" w:rsidR="00AA5D16" w:rsidRPr="0017266F" w:rsidRDefault="00CE4B1B" w:rsidP="00AA5D16">
            <w:pPr>
              <w:jc w:val="center"/>
              <w:rPr>
                <w:rFonts w:ascii="Arial" w:hAnsi="Arial" w:cs="Arial"/>
                <w:color w:val="000000"/>
                <w:sz w:val="20"/>
                <w:szCs w:val="20"/>
              </w:rPr>
            </w:pPr>
            <w:r>
              <w:rPr>
                <w:rFonts w:ascii="Arial" w:hAnsi="Arial" w:cs="Arial"/>
                <w:color w:val="000000"/>
                <w:sz w:val="18"/>
                <w:szCs w:val="18"/>
              </w:rPr>
              <w:t>2</w:t>
            </w:r>
          </w:p>
        </w:tc>
        <w:tc>
          <w:tcPr>
            <w:tcW w:w="796" w:type="pct"/>
            <w:vAlign w:val="center"/>
          </w:tcPr>
          <w:p w14:paraId="33EAEA12" w14:textId="156EC661" w:rsidR="00AA5D16" w:rsidRPr="0017266F" w:rsidRDefault="00AA5D16" w:rsidP="00AA5D16">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17266F">
              <w:rPr>
                <w:rFonts w:ascii="Arial" w:hAnsi="Arial" w:cs="Arial"/>
                <w:color w:val="000000"/>
                <w:sz w:val="18"/>
                <w:szCs w:val="18"/>
              </w:rPr>
              <w:t xml:space="preserve">Contenedor </w:t>
            </w:r>
            <w:r w:rsidR="00837E84">
              <w:rPr>
                <w:rFonts w:ascii="Arial" w:hAnsi="Arial" w:cs="Arial"/>
                <w:color w:val="000000"/>
                <w:sz w:val="18"/>
                <w:szCs w:val="18"/>
              </w:rPr>
              <w:t>sin</w:t>
            </w:r>
            <w:r w:rsidRPr="0017266F">
              <w:rPr>
                <w:rFonts w:ascii="Arial" w:hAnsi="Arial" w:cs="Arial"/>
                <w:color w:val="000000"/>
                <w:sz w:val="18"/>
                <w:szCs w:val="18"/>
              </w:rPr>
              <w:t xml:space="preserve"> apariencia metal de 5 L.</w:t>
            </w:r>
          </w:p>
        </w:tc>
        <w:tc>
          <w:tcPr>
            <w:tcW w:w="1266" w:type="pct"/>
            <w:vAlign w:val="center"/>
          </w:tcPr>
          <w:p w14:paraId="562275F3" w14:textId="264CED23" w:rsidR="00AA5D16" w:rsidRPr="0017266F" w:rsidRDefault="00AA5D16" w:rsidP="00AA5D16">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Oficina principal: pasillo principal – al lado de cada e</w:t>
            </w:r>
            <w:r w:rsidR="001544D3">
              <w:rPr>
                <w:rFonts w:ascii="Arial" w:hAnsi="Arial" w:cs="Arial"/>
                <w:color w:val="000000"/>
                <w:sz w:val="20"/>
                <w:szCs w:val="20"/>
              </w:rPr>
              <w:t>sc</w:t>
            </w:r>
            <w:r>
              <w:rPr>
                <w:rFonts w:ascii="Arial" w:hAnsi="Arial" w:cs="Arial"/>
                <w:color w:val="000000"/>
                <w:sz w:val="20"/>
                <w:szCs w:val="20"/>
              </w:rPr>
              <w:t>ritorio</w:t>
            </w:r>
          </w:p>
        </w:tc>
        <w:tc>
          <w:tcPr>
            <w:tcW w:w="438" w:type="pct"/>
            <w:vAlign w:val="center"/>
          </w:tcPr>
          <w:p w14:paraId="0313DB13" w14:textId="71E7F2B7" w:rsidR="00AA5D16" w:rsidRPr="0017266F" w:rsidRDefault="00AA5D16" w:rsidP="00AA5D16">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18"/>
                <w:szCs w:val="18"/>
              </w:rPr>
              <w:t>5</w:t>
            </w:r>
          </w:p>
        </w:tc>
        <w:tc>
          <w:tcPr>
            <w:tcW w:w="843" w:type="pct"/>
            <w:vAlign w:val="center"/>
          </w:tcPr>
          <w:p w14:paraId="2BC81BAE" w14:textId="2DD659D5" w:rsidR="00AA5D16" w:rsidRPr="0017266F" w:rsidRDefault="00AA5D16" w:rsidP="00AA5D16">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17266F">
              <w:rPr>
                <w:rFonts w:ascii="Arial" w:hAnsi="Arial" w:cs="Arial"/>
                <w:color w:val="000000"/>
                <w:sz w:val="18"/>
                <w:szCs w:val="18"/>
              </w:rPr>
              <w:t xml:space="preserve">Bueno - Con rotulación </w:t>
            </w:r>
          </w:p>
        </w:tc>
        <w:tc>
          <w:tcPr>
            <w:tcW w:w="1168" w:type="pct"/>
            <w:noWrap/>
            <w:vAlign w:val="center"/>
          </w:tcPr>
          <w:p w14:paraId="36DAA965" w14:textId="67B48257" w:rsidR="00AA5D16" w:rsidRPr="0017266F" w:rsidRDefault="00AA5D16" w:rsidP="00AA5D16">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17266F">
              <w:rPr>
                <w:rFonts w:ascii="Arial" w:hAnsi="Arial" w:cs="Arial"/>
                <w:color w:val="000000"/>
                <w:sz w:val="18"/>
                <w:szCs w:val="18"/>
              </w:rPr>
              <w:t> </w:t>
            </w:r>
            <w:r>
              <w:rPr>
                <w:noProof/>
              </w:rPr>
              <w:drawing>
                <wp:inline distT="0" distB="0" distL="0" distR="0" wp14:anchorId="12F92D8F" wp14:editId="3148A70E">
                  <wp:extent cx="1118723" cy="1029335"/>
                  <wp:effectExtent l="0" t="0" r="571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120682" cy="1031137"/>
                          </a:xfrm>
                          <a:prstGeom prst="rect">
                            <a:avLst/>
                          </a:prstGeom>
                        </pic:spPr>
                      </pic:pic>
                    </a:graphicData>
                  </a:graphic>
                </wp:inline>
              </w:drawing>
            </w:r>
          </w:p>
        </w:tc>
      </w:tr>
      <w:tr w:rsidR="001249A0" w:rsidRPr="0017266F" w14:paraId="02C720C7" w14:textId="77777777" w:rsidTr="6EC8C8AB">
        <w:trPr>
          <w:trHeight w:val="1815"/>
        </w:trPr>
        <w:tc>
          <w:tcPr>
            <w:cnfStyle w:val="001000000000" w:firstRow="0" w:lastRow="0" w:firstColumn="1" w:lastColumn="0" w:oddVBand="0" w:evenVBand="0" w:oddHBand="0" w:evenHBand="0" w:firstRowFirstColumn="0" w:firstRowLastColumn="0" w:lastRowFirstColumn="0" w:lastRowLastColumn="0"/>
            <w:tcW w:w="489" w:type="pct"/>
            <w:vAlign w:val="center"/>
            <w:hideMark/>
          </w:tcPr>
          <w:p w14:paraId="38D9DF6B" w14:textId="2C6E5EEA" w:rsidR="001249A0" w:rsidRPr="0017266F" w:rsidRDefault="00CE4B1B" w:rsidP="001249A0">
            <w:pPr>
              <w:jc w:val="center"/>
              <w:rPr>
                <w:rFonts w:ascii="Arial" w:hAnsi="Arial" w:cs="Arial"/>
                <w:color w:val="000000"/>
                <w:sz w:val="20"/>
                <w:szCs w:val="20"/>
              </w:rPr>
            </w:pPr>
            <w:r>
              <w:rPr>
                <w:rFonts w:ascii="Arial" w:hAnsi="Arial" w:cs="Arial"/>
                <w:color w:val="000000"/>
                <w:sz w:val="20"/>
                <w:szCs w:val="20"/>
              </w:rPr>
              <w:t>3</w:t>
            </w:r>
          </w:p>
        </w:tc>
        <w:tc>
          <w:tcPr>
            <w:tcW w:w="796" w:type="pct"/>
            <w:vAlign w:val="center"/>
            <w:hideMark/>
          </w:tcPr>
          <w:p w14:paraId="195CE317" w14:textId="7F633CD1" w:rsidR="001249A0" w:rsidRPr="0017266F" w:rsidRDefault="001249A0" w:rsidP="001249A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17266F">
              <w:rPr>
                <w:rFonts w:ascii="Arial" w:hAnsi="Arial" w:cs="Arial"/>
                <w:color w:val="000000"/>
                <w:sz w:val="20"/>
                <w:szCs w:val="20"/>
              </w:rPr>
              <w:t>Contenedor plástico sin tapa -</w:t>
            </w:r>
            <w:r w:rsidR="00837E84">
              <w:rPr>
                <w:rFonts w:ascii="Arial" w:hAnsi="Arial" w:cs="Arial"/>
                <w:color w:val="000000"/>
                <w:sz w:val="20"/>
                <w:szCs w:val="20"/>
              </w:rPr>
              <w:t xml:space="preserve">4 </w:t>
            </w:r>
            <w:r w:rsidRPr="0017266F">
              <w:rPr>
                <w:rFonts w:ascii="Arial" w:hAnsi="Arial" w:cs="Arial"/>
                <w:color w:val="000000"/>
                <w:sz w:val="20"/>
                <w:szCs w:val="20"/>
              </w:rPr>
              <w:t>L</w:t>
            </w:r>
          </w:p>
        </w:tc>
        <w:tc>
          <w:tcPr>
            <w:tcW w:w="1266" w:type="pct"/>
            <w:vAlign w:val="center"/>
            <w:hideMark/>
          </w:tcPr>
          <w:p w14:paraId="1B80AD51" w14:textId="69E43097" w:rsidR="001249A0" w:rsidRPr="0017266F" w:rsidRDefault="001249A0" w:rsidP="001249A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17266F">
              <w:rPr>
                <w:rFonts w:ascii="Arial" w:hAnsi="Arial" w:cs="Arial"/>
                <w:color w:val="000000"/>
                <w:sz w:val="20"/>
                <w:szCs w:val="20"/>
              </w:rPr>
              <w:t xml:space="preserve">Baño </w:t>
            </w:r>
            <w:r w:rsidR="00837E84">
              <w:rPr>
                <w:rFonts w:ascii="Arial" w:hAnsi="Arial" w:cs="Arial"/>
                <w:color w:val="000000"/>
                <w:sz w:val="20"/>
                <w:szCs w:val="20"/>
              </w:rPr>
              <w:t>oficina principal</w:t>
            </w:r>
          </w:p>
        </w:tc>
        <w:tc>
          <w:tcPr>
            <w:tcW w:w="438" w:type="pct"/>
            <w:vAlign w:val="center"/>
            <w:hideMark/>
          </w:tcPr>
          <w:p w14:paraId="3285CC9A" w14:textId="77777777" w:rsidR="001249A0" w:rsidRPr="0017266F" w:rsidRDefault="001249A0" w:rsidP="001249A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17266F">
              <w:rPr>
                <w:rFonts w:ascii="Arial" w:hAnsi="Arial" w:cs="Arial"/>
                <w:color w:val="000000"/>
                <w:sz w:val="20"/>
                <w:szCs w:val="20"/>
              </w:rPr>
              <w:t>1</w:t>
            </w:r>
          </w:p>
        </w:tc>
        <w:tc>
          <w:tcPr>
            <w:tcW w:w="843" w:type="pct"/>
            <w:vAlign w:val="center"/>
            <w:hideMark/>
          </w:tcPr>
          <w:p w14:paraId="5206F10F" w14:textId="15327396" w:rsidR="001249A0" w:rsidRPr="0017266F" w:rsidRDefault="001249A0" w:rsidP="001249A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17266F">
              <w:rPr>
                <w:rFonts w:ascii="Arial" w:hAnsi="Arial" w:cs="Arial"/>
                <w:color w:val="000000"/>
                <w:sz w:val="20"/>
                <w:szCs w:val="20"/>
              </w:rPr>
              <w:t xml:space="preserve">Bueno – </w:t>
            </w:r>
            <w:r w:rsidR="000D3B15" w:rsidRPr="0017266F">
              <w:rPr>
                <w:rFonts w:ascii="Arial" w:hAnsi="Arial" w:cs="Arial"/>
                <w:color w:val="000000"/>
                <w:sz w:val="20"/>
                <w:szCs w:val="20"/>
              </w:rPr>
              <w:t>Co</w:t>
            </w:r>
            <w:r w:rsidRPr="0017266F">
              <w:rPr>
                <w:rFonts w:ascii="Arial" w:hAnsi="Arial" w:cs="Arial"/>
                <w:color w:val="000000"/>
                <w:sz w:val="20"/>
                <w:szCs w:val="20"/>
              </w:rPr>
              <w:t>n Rotulación</w:t>
            </w:r>
          </w:p>
        </w:tc>
        <w:tc>
          <w:tcPr>
            <w:tcW w:w="1168" w:type="pct"/>
            <w:noWrap/>
            <w:vAlign w:val="center"/>
            <w:hideMark/>
          </w:tcPr>
          <w:p w14:paraId="6F5AA05E" w14:textId="769AE56E" w:rsidR="001249A0" w:rsidRPr="0017266F" w:rsidRDefault="00AA5D16" w:rsidP="00AA5D16">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noProof/>
              </w:rPr>
              <w:drawing>
                <wp:inline distT="0" distB="0" distL="0" distR="0" wp14:anchorId="2F609E8E" wp14:editId="1B0FE9AB">
                  <wp:extent cx="1095154" cy="102933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098291" cy="1032284"/>
                          </a:xfrm>
                          <a:prstGeom prst="rect">
                            <a:avLst/>
                          </a:prstGeom>
                        </pic:spPr>
                      </pic:pic>
                    </a:graphicData>
                  </a:graphic>
                </wp:inline>
              </w:drawing>
            </w:r>
          </w:p>
        </w:tc>
      </w:tr>
    </w:tbl>
    <w:p w14:paraId="361BB2B6" w14:textId="77777777" w:rsidR="001249A0" w:rsidRPr="0017266F" w:rsidRDefault="001249A0" w:rsidP="001249A0">
      <w:pPr>
        <w:pStyle w:val="ECONORMAL"/>
        <w:spacing w:line="276" w:lineRule="auto"/>
        <w:jc w:val="center"/>
        <w:rPr>
          <w:rFonts w:eastAsia="Times New Roman"/>
          <w:sz w:val="20"/>
          <w:szCs w:val="20"/>
        </w:rPr>
      </w:pPr>
    </w:p>
    <w:p w14:paraId="3813479E" w14:textId="2C4603AB" w:rsidR="001249A0" w:rsidRPr="0017266F" w:rsidRDefault="001249A0" w:rsidP="00F60284">
      <w:pPr>
        <w:pStyle w:val="ECONORMAL"/>
        <w:spacing w:line="276" w:lineRule="auto"/>
        <w:jc w:val="center"/>
        <w:rPr>
          <w:rFonts w:eastAsia="Times New Roman"/>
          <w:sz w:val="20"/>
          <w:szCs w:val="20"/>
        </w:rPr>
      </w:pPr>
      <w:r w:rsidRPr="0017266F">
        <w:rPr>
          <w:rFonts w:eastAsia="Times New Roman"/>
          <w:sz w:val="20"/>
          <w:szCs w:val="20"/>
        </w:rPr>
        <w:t xml:space="preserve">Fuente: </w:t>
      </w:r>
      <w:r w:rsidR="006824F3" w:rsidRPr="006824F3">
        <w:rPr>
          <w:rFonts w:eastAsia="Times New Roman"/>
          <w:sz w:val="20"/>
          <w:szCs w:val="20"/>
        </w:rPr>
        <w:t>INGENIERÍA Y SERVICIOS DE COLOMBIA D&amp;R SAS.</w:t>
      </w:r>
    </w:p>
    <w:p w14:paraId="7900F745" w14:textId="77777777" w:rsidR="00E95C35" w:rsidRPr="0017266F" w:rsidRDefault="00E95C35" w:rsidP="001249A0">
      <w:pPr>
        <w:pStyle w:val="ECONORMAL"/>
        <w:rPr>
          <w:sz w:val="24"/>
          <w:szCs w:val="24"/>
        </w:rPr>
      </w:pPr>
      <w:bookmarkStart w:id="146" w:name="_Toc455038884"/>
      <w:bookmarkStart w:id="147" w:name="_Toc457198651"/>
    </w:p>
    <w:p w14:paraId="67B21525" w14:textId="135DF930" w:rsidR="00B5250C" w:rsidRPr="0017266F" w:rsidRDefault="00602E2F" w:rsidP="00916DF6">
      <w:pPr>
        <w:pStyle w:val="Ttulo1"/>
        <w:numPr>
          <w:ilvl w:val="0"/>
          <w:numId w:val="12"/>
        </w:numPr>
        <w:spacing w:before="0" w:beforeAutospacing="0" w:after="0" w:afterAutospacing="0"/>
        <w:ind w:left="0"/>
        <w:rPr>
          <w:rStyle w:val="Ttulo1Car"/>
          <w:b/>
          <w:bCs/>
          <w:caps/>
        </w:rPr>
      </w:pPr>
      <w:bookmarkStart w:id="148" w:name="_Toc53825709"/>
      <w:r w:rsidRPr="0017266F">
        <w:rPr>
          <w:rStyle w:val="Ttulo1Car"/>
          <w:b/>
          <w:bCs/>
          <w:caps/>
        </w:rPr>
        <w:t>Caracterización de los Residuos</w:t>
      </w:r>
      <w:bookmarkEnd w:id="148"/>
    </w:p>
    <w:p w14:paraId="172D6AED" w14:textId="77777777" w:rsidR="00916DF6" w:rsidRPr="0017266F" w:rsidRDefault="00916DF6" w:rsidP="00916DF6">
      <w:pPr>
        <w:pStyle w:val="Ttulo1"/>
        <w:spacing w:before="0" w:beforeAutospacing="0" w:after="0" w:afterAutospacing="0"/>
        <w:jc w:val="left"/>
        <w:rPr>
          <w:caps/>
        </w:rPr>
      </w:pPr>
    </w:p>
    <w:p w14:paraId="0346E249" w14:textId="1C3DAACF" w:rsidR="00602E2F" w:rsidRDefault="001249A0" w:rsidP="002A4D65">
      <w:pPr>
        <w:pStyle w:val="Ttulo2"/>
        <w:spacing w:before="0" w:beforeAutospacing="0" w:after="0" w:afterAutospacing="0"/>
      </w:pPr>
      <w:bookmarkStart w:id="149" w:name="_Toc53825710"/>
      <w:r w:rsidRPr="0017266F">
        <w:rPr>
          <w:rStyle w:val="Ttulo2Car"/>
          <w:b/>
          <w:bCs/>
          <w:caps/>
        </w:rPr>
        <w:t xml:space="preserve">Caracterización </w:t>
      </w:r>
      <w:r w:rsidR="00084B0D" w:rsidRPr="0017266F">
        <w:rPr>
          <w:rStyle w:val="Ttulo2Car"/>
          <w:b/>
          <w:bCs/>
          <w:caps/>
        </w:rPr>
        <w:t>C</w:t>
      </w:r>
      <w:r w:rsidRPr="0017266F">
        <w:rPr>
          <w:rStyle w:val="Ttulo2Car"/>
          <w:b/>
          <w:bCs/>
          <w:caps/>
        </w:rPr>
        <w:t>uantitativa.</w:t>
      </w:r>
      <w:bookmarkEnd w:id="149"/>
      <w:r w:rsidRPr="0017266F">
        <w:t xml:space="preserve"> </w:t>
      </w:r>
    </w:p>
    <w:p w14:paraId="395273A1" w14:textId="77777777" w:rsidR="00A519C6" w:rsidRPr="0017266F" w:rsidRDefault="00A519C6" w:rsidP="00A519C6">
      <w:pPr>
        <w:pStyle w:val="Ttulo2"/>
        <w:numPr>
          <w:ilvl w:val="0"/>
          <w:numId w:val="0"/>
        </w:numPr>
        <w:spacing w:before="0" w:beforeAutospacing="0" w:after="0" w:afterAutospacing="0"/>
      </w:pPr>
    </w:p>
    <w:bookmarkEnd w:id="146"/>
    <w:bookmarkEnd w:id="147"/>
    <w:p w14:paraId="0E214BFD" w14:textId="1AE8937B" w:rsidR="002A4D65" w:rsidRPr="0017266F" w:rsidRDefault="00017023" w:rsidP="00AB2820">
      <w:pPr>
        <w:pStyle w:val="ECONORMAL"/>
        <w:rPr>
          <w:sz w:val="24"/>
          <w:szCs w:val="24"/>
          <w:lang w:eastAsia="zh-CN"/>
        </w:rPr>
      </w:pPr>
      <w:r w:rsidRPr="00017023">
        <w:rPr>
          <w:sz w:val="24"/>
          <w:szCs w:val="24"/>
          <w:lang w:eastAsia="zh-CN"/>
        </w:rPr>
        <w:t>INGENIERÍA Y SERVICIOS DE COLOMBIA D&amp;R SAS</w:t>
      </w:r>
      <w:r w:rsidR="000B2DF1" w:rsidRPr="0017266F">
        <w:rPr>
          <w:sz w:val="24"/>
          <w:szCs w:val="24"/>
          <w:lang w:eastAsia="zh-CN"/>
        </w:rPr>
        <w:t>, cuenta con personal administrativo</w:t>
      </w:r>
      <w:r w:rsidR="00272AD9">
        <w:rPr>
          <w:sz w:val="24"/>
          <w:szCs w:val="24"/>
          <w:lang w:eastAsia="zh-CN"/>
        </w:rPr>
        <w:t xml:space="preserve"> y </w:t>
      </w:r>
      <w:r w:rsidR="000B2DF1" w:rsidRPr="0017266F">
        <w:rPr>
          <w:sz w:val="24"/>
          <w:szCs w:val="24"/>
          <w:lang w:eastAsia="zh-CN"/>
        </w:rPr>
        <w:t xml:space="preserve">operativo directo de la organización tal y como se muestra en la tabla No. </w:t>
      </w:r>
      <w:r w:rsidR="00272AD9">
        <w:rPr>
          <w:sz w:val="24"/>
          <w:szCs w:val="24"/>
          <w:lang w:eastAsia="zh-CN"/>
        </w:rPr>
        <w:t>13</w:t>
      </w:r>
      <w:r w:rsidR="00CD7328" w:rsidRPr="0017266F">
        <w:rPr>
          <w:sz w:val="24"/>
          <w:szCs w:val="24"/>
          <w:lang w:eastAsia="zh-CN"/>
        </w:rPr>
        <w:t xml:space="preserve"> </w:t>
      </w:r>
      <w:r w:rsidR="00B365B3" w:rsidRPr="0017266F">
        <w:rPr>
          <w:sz w:val="24"/>
          <w:szCs w:val="24"/>
          <w:lang w:eastAsia="zh-CN"/>
        </w:rPr>
        <w:t>población</w:t>
      </w:r>
      <w:r w:rsidR="000B2DF1" w:rsidRPr="0017266F">
        <w:rPr>
          <w:sz w:val="24"/>
          <w:szCs w:val="24"/>
          <w:lang w:eastAsia="zh-CN"/>
        </w:rPr>
        <w:t xml:space="preserve"> de la </w:t>
      </w:r>
      <w:r w:rsidR="00084B0D" w:rsidRPr="0017266F">
        <w:rPr>
          <w:sz w:val="24"/>
          <w:szCs w:val="24"/>
          <w:lang w:eastAsia="zh-CN"/>
        </w:rPr>
        <w:t>E</w:t>
      </w:r>
      <w:r w:rsidR="000B2DF1" w:rsidRPr="0017266F">
        <w:rPr>
          <w:sz w:val="24"/>
          <w:szCs w:val="24"/>
          <w:lang w:eastAsia="zh-CN"/>
        </w:rPr>
        <w:t xml:space="preserve">mpresa en el </w:t>
      </w:r>
      <w:r w:rsidR="00084B0D" w:rsidRPr="0017266F">
        <w:rPr>
          <w:sz w:val="24"/>
          <w:szCs w:val="24"/>
          <w:lang w:eastAsia="zh-CN"/>
        </w:rPr>
        <w:t>P</w:t>
      </w:r>
      <w:r w:rsidR="000B2DF1" w:rsidRPr="0017266F">
        <w:rPr>
          <w:sz w:val="24"/>
          <w:szCs w:val="24"/>
          <w:lang w:eastAsia="zh-CN"/>
        </w:rPr>
        <w:t xml:space="preserve">resente </w:t>
      </w:r>
      <w:r w:rsidR="00084B0D" w:rsidRPr="0017266F">
        <w:rPr>
          <w:sz w:val="24"/>
          <w:szCs w:val="24"/>
          <w:lang w:eastAsia="zh-CN"/>
        </w:rPr>
        <w:t>A</w:t>
      </w:r>
      <w:r w:rsidR="000B2DF1" w:rsidRPr="0017266F">
        <w:rPr>
          <w:sz w:val="24"/>
          <w:szCs w:val="24"/>
          <w:lang w:eastAsia="zh-CN"/>
        </w:rPr>
        <w:t>ño.</w:t>
      </w:r>
      <w:bookmarkStart w:id="150" w:name="_Toc455043031"/>
      <w:bookmarkStart w:id="151" w:name="_Toc35960067"/>
    </w:p>
    <w:p w14:paraId="21F64C23" w14:textId="6F38AC0B" w:rsidR="002A4D65" w:rsidRDefault="002A4D65" w:rsidP="002A4D65">
      <w:pPr>
        <w:pStyle w:val="Descripcin"/>
        <w:jc w:val="center"/>
        <w:rPr>
          <w:rFonts w:ascii="Arial" w:hAnsi="Arial" w:cs="Arial"/>
          <w:color w:val="auto"/>
          <w:sz w:val="22"/>
          <w:szCs w:val="22"/>
        </w:rPr>
      </w:pPr>
    </w:p>
    <w:p w14:paraId="6C2D2259" w14:textId="77777777" w:rsidR="00B1575F" w:rsidRPr="00B1575F" w:rsidRDefault="00B1575F" w:rsidP="00B1575F">
      <w:bookmarkStart w:id="152" w:name="_GoBack"/>
      <w:bookmarkEnd w:id="152"/>
    </w:p>
    <w:p w14:paraId="28F001BB" w14:textId="54122BD4" w:rsidR="001820F7" w:rsidRPr="0017266F" w:rsidRDefault="001820F7" w:rsidP="001820F7">
      <w:pPr>
        <w:pStyle w:val="Ttulo2"/>
      </w:pPr>
      <w:bookmarkStart w:id="153" w:name="_Toc53825711"/>
      <w:r w:rsidRPr="0017266F">
        <w:t>POBLACIÓN</w:t>
      </w:r>
      <w:r>
        <w:t xml:space="preserve"> DIRECTA</w:t>
      </w:r>
      <w:bookmarkEnd w:id="153"/>
      <w:r w:rsidRPr="0017266F">
        <w:t xml:space="preserve">  </w:t>
      </w:r>
    </w:p>
    <w:p w14:paraId="37034557" w14:textId="77777777" w:rsidR="002A4D65" w:rsidRPr="0017266F" w:rsidRDefault="002A4D65" w:rsidP="002A4D65">
      <w:pPr>
        <w:pStyle w:val="Descripcin"/>
        <w:rPr>
          <w:rFonts w:ascii="Arial" w:hAnsi="Arial" w:cs="Arial"/>
          <w:color w:val="auto"/>
          <w:sz w:val="22"/>
          <w:szCs w:val="22"/>
        </w:rPr>
      </w:pPr>
    </w:p>
    <w:p w14:paraId="027E3610" w14:textId="40E409F4" w:rsidR="000B2DF1" w:rsidRPr="0017266F" w:rsidRDefault="00DB55FC" w:rsidP="00017023">
      <w:pPr>
        <w:pStyle w:val="Descripcin"/>
        <w:jc w:val="center"/>
        <w:rPr>
          <w:rFonts w:ascii="Arial" w:hAnsi="Arial" w:cs="Arial"/>
          <w:color w:val="auto"/>
          <w:sz w:val="22"/>
          <w:szCs w:val="22"/>
        </w:rPr>
      </w:pPr>
      <w:r w:rsidRPr="0017266F">
        <w:rPr>
          <w:rFonts w:ascii="Arial" w:hAnsi="Arial" w:cs="Arial"/>
          <w:color w:val="auto"/>
          <w:sz w:val="22"/>
          <w:szCs w:val="22"/>
        </w:rPr>
        <w:t>Tabla</w:t>
      </w:r>
      <w:r w:rsidR="00272AD9">
        <w:rPr>
          <w:rFonts w:ascii="Arial" w:hAnsi="Arial" w:cs="Arial"/>
          <w:color w:val="auto"/>
          <w:sz w:val="22"/>
          <w:szCs w:val="22"/>
        </w:rPr>
        <w:t xml:space="preserve"> 13</w:t>
      </w:r>
      <w:r w:rsidR="00A33FAD" w:rsidRPr="0017266F">
        <w:rPr>
          <w:rFonts w:ascii="Arial" w:hAnsi="Arial" w:cs="Arial"/>
          <w:color w:val="auto"/>
          <w:sz w:val="22"/>
          <w:szCs w:val="22"/>
        </w:rPr>
        <w:t>.</w:t>
      </w:r>
      <w:r w:rsidR="00272AD9">
        <w:rPr>
          <w:rFonts w:ascii="Arial" w:hAnsi="Arial" w:cs="Arial"/>
          <w:color w:val="auto"/>
          <w:sz w:val="22"/>
          <w:szCs w:val="22"/>
        </w:rPr>
        <w:t xml:space="preserve"> </w:t>
      </w:r>
      <w:r w:rsidR="000B2DF1" w:rsidRPr="0017266F">
        <w:rPr>
          <w:rFonts w:ascii="Arial" w:hAnsi="Arial" w:cs="Arial"/>
          <w:color w:val="auto"/>
          <w:sz w:val="22"/>
          <w:szCs w:val="22"/>
        </w:rPr>
        <w:t xml:space="preserve">Población Directa </w:t>
      </w:r>
      <w:bookmarkEnd w:id="150"/>
      <w:bookmarkEnd w:id="151"/>
      <w:r w:rsidR="00017023" w:rsidRPr="00017023">
        <w:rPr>
          <w:rFonts w:ascii="Arial" w:hAnsi="Arial" w:cs="Arial"/>
          <w:color w:val="auto"/>
          <w:sz w:val="22"/>
          <w:szCs w:val="22"/>
        </w:rPr>
        <w:t>INGENIERÍA Y SERVICIOS DE COLOMBIA D&amp;R SAS.</w:t>
      </w:r>
    </w:p>
    <w:tbl>
      <w:tblPr>
        <w:tblW w:w="83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6946"/>
        <w:gridCol w:w="1418"/>
      </w:tblGrid>
      <w:tr w:rsidR="000B2DF1" w:rsidRPr="0017266F" w14:paraId="01BA17AD" w14:textId="77777777" w:rsidTr="00B61C48">
        <w:trPr>
          <w:trHeight w:val="330"/>
          <w:jc w:val="center"/>
        </w:trPr>
        <w:tc>
          <w:tcPr>
            <w:tcW w:w="6946" w:type="dxa"/>
            <w:shd w:val="clear" w:color="auto" w:fill="BFBFBF" w:themeFill="background1" w:themeFillShade="BF"/>
            <w:vAlign w:val="center"/>
            <w:hideMark/>
          </w:tcPr>
          <w:p w14:paraId="3EECC1C7" w14:textId="77777777" w:rsidR="000B2DF1" w:rsidRPr="0017266F" w:rsidRDefault="000B2DF1" w:rsidP="0096069B">
            <w:pPr>
              <w:pStyle w:val="ECONORMAL"/>
              <w:spacing w:line="276" w:lineRule="auto"/>
              <w:jc w:val="center"/>
              <w:rPr>
                <w:rFonts w:eastAsia="Times New Roman"/>
                <w:b/>
                <w:color w:val="auto"/>
                <w:sz w:val="24"/>
                <w:szCs w:val="24"/>
              </w:rPr>
            </w:pPr>
            <w:r w:rsidRPr="0017266F">
              <w:rPr>
                <w:rFonts w:eastAsia="Times New Roman"/>
                <w:b/>
                <w:color w:val="auto"/>
                <w:sz w:val="24"/>
                <w:szCs w:val="24"/>
              </w:rPr>
              <w:lastRenderedPageBreak/>
              <w:t>ÁREA</w:t>
            </w:r>
          </w:p>
        </w:tc>
        <w:tc>
          <w:tcPr>
            <w:tcW w:w="1418" w:type="dxa"/>
            <w:shd w:val="clear" w:color="auto" w:fill="BFBFBF" w:themeFill="background1" w:themeFillShade="BF"/>
            <w:vAlign w:val="center"/>
            <w:hideMark/>
          </w:tcPr>
          <w:p w14:paraId="1BD2D174" w14:textId="77777777" w:rsidR="000B2DF1" w:rsidRPr="0017266F" w:rsidRDefault="000B2DF1" w:rsidP="0096069B">
            <w:pPr>
              <w:pStyle w:val="ECONORMAL"/>
              <w:spacing w:line="276" w:lineRule="auto"/>
              <w:jc w:val="center"/>
              <w:rPr>
                <w:rFonts w:eastAsia="Times New Roman"/>
                <w:b/>
                <w:color w:val="auto"/>
                <w:sz w:val="24"/>
                <w:szCs w:val="24"/>
              </w:rPr>
            </w:pPr>
            <w:r w:rsidRPr="0017266F">
              <w:rPr>
                <w:rFonts w:eastAsia="Times New Roman"/>
                <w:b/>
                <w:color w:val="auto"/>
                <w:sz w:val="24"/>
                <w:szCs w:val="24"/>
              </w:rPr>
              <w:t>CANTIDAD</w:t>
            </w:r>
          </w:p>
        </w:tc>
      </w:tr>
      <w:tr w:rsidR="000B2DF1" w:rsidRPr="0017266F" w14:paraId="5FD8D8AA" w14:textId="77777777" w:rsidTr="00B61C48">
        <w:trPr>
          <w:trHeight w:val="330"/>
          <w:jc w:val="center"/>
        </w:trPr>
        <w:tc>
          <w:tcPr>
            <w:tcW w:w="6946" w:type="dxa"/>
            <w:shd w:val="clear" w:color="000000" w:fill="FFFFFF"/>
            <w:vAlign w:val="center"/>
            <w:hideMark/>
          </w:tcPr>
          <w:p w14:paraId="5B2AF4BA" w14:textId="5CAEBAD0" w:rsidR="000B2DF1" w:rsidRPr="0017266F" w:rsidRDefault="000B2DF1" w:rsidP="0096069B">
            <w:pPr>
              <w:pStyle w:val="ECONORMAL"/>
              <w:spacing w:line="276" w:lineRule="auto"/>
              <w:rPr>
                <w:rFonts w:eastAsia="Times New Roman"/>
                <w:color w:val="auto"/>
                <w:sz w:val="24"/>
                <w:szCs w:val="24"/>
              </w:rPr>
            </w:pPr>
            <w:r w:rsidRPr="0017266F">
              <w:rPr>
                <w:rFonts w:eastAsia="Times New Roman"/>
                <w:color w:val="auto"/>
                <w:sz w:val="24"/>
                <w:szCs w:val="24"/>
              </w:rPr>
              <w:t xml:space="preserve">Personal </w:t>
            </w:r>
            <w:r w:rsidR="00017023" w:rsidRPr="00017023">
              <w:rPr>
                <w:rFonts w:eastAsia="Times New Roman"/>
                <w:color w:val="auto"/>
                <w:sz w:val="24"/>
                <w:szCs w:val="24"/>
              </w:rPr>
              <w:t>INGENIERÍA Y SERVICIOS DE COLOMBIA D&amp;R SAS.</w:t>
            </w:r>
          </w:p>
        </w:tc>
        <w:tc>
          <w:tcPr>
            <w:tcW w:w="1418" w:type="dxa"/>
            <w:shd w:val="clear" w:color="000000" w:fill="FFFFFF"/>
            <w:noWrap/>
            <w:vAlign w:val="center"/>
          </w:tcPr>
          <w:p w14:paraId="19FB7C36" w14:textId="2055FE5E" w:rsidR="000B2DF1" w:rsidRPr="0017266F" w:rsidRDefault="004C1DCA" w:rsidP="0096069B">
            <w:pPr>
              <w:pStyle w:val="ECONORMAL"/>
              <w:spacing w:line="276" w:lineRule="auto"/>
              <w:jc w:val="center"/>
              <w:rPr>
                <w:rFonts w:eastAsia="Times New Roman"/>
                <w:color w:val="auto"/>
                <w:sz w:val="24"/>
                <w:szCs w:val="24"/>
              </w:rPr>
            </w:pPr>
            <w:r>
              <w:rPr>
                <w:rFonts w:eastAsia="Times New Roman"/>
                <w:color w:val="auto"/>
                <w:sz w:val="24"/>
                <w:szCs w:val="24"/>
              </w:rPr>
              <w:t>10</w:t>
            </w:r>
          </w:p>
        </w:tc>
      </w:tr>
      <w:tr w:rsidR="000B2DF1" w:rsidRPr="0017266F" w14:paraId="4B7EC354" w14:textId="77777777" w:rsidTr="00B61C48">
        <w:trPr>
          <w:trHeight w:val="330"/>
          <w:jc w:val="center"/>
        </w:trPr>
        <w:tc>
          <w:tcPr>
            <w:tcW w:w="6946" w:type="dxa"/>
            <w:shd w:val="clear" w:color="auto" w:fill="BFBFBF" w:themeFill="background1" w:themeFillShade="BF"/>
            <w:vAlign w:val="center"/>
            <w:hideMark/>
          </w:tcPr>
          <w:p w14:paraId="1CFCE2AD" w14:textId="77777777" w:rsidR="000B2DF1" w:rsidRPr="0017266F" w:rsidRDefault="000B2DF1" w:rsidP="0096069B">
            <w:pPr>
              <w:pStyle w:val="ECONORMAL"/>
              <w:spacing w:line="276" w:lineRule="auto"/>
              <w:jc w:val="center"/>
              <w:rPr>
                <w:rFonts w:eastAsia="Times New Roman"/>
                <w:b/>
                <w:color w:val="auto"/>
                <w:sz w:val="24"/>
                <w:szCs w:val="24"/>
              </w:rPr>
            </w:pPr>
            <w:r w:rsidRPr="0017266F">
              <w:rPr>
                <w:rFonts w:eastAsia="Times New Roman"/>
                <w:b/>
                <w:color w:val="auto"/>
                <w:sz w:val="24"/>
                <w:szCs w:val="24"/>
              </w:rPr>
              <w:t>TOTAL</w:t>
            </w:r>
          </w:p>
        </w:tc>
        <w:tc>
          <w:tcPr>
            <w:tcW w:w="1418" w:type="dxa"/>
            <w:shd w:val="clear" w:color="auto" w:fill="BFBFBF" w:themeFill="background1" w:themeFillShade="BF"/>
            <w:vAlign w:val="center"/>
          </w:tcPr>
          <w:p w14:paraId="2C90D66C" w14:textId="77777777" w:rsidR="000B2DF1" w:rsidRPr="0017266F" w:rsidRDefault="000B2DF1" w:rsidP="0096069B">
            <w:pPr>
              <w:pStyle w:val="ECONORMAL"/>
              <w:spacing w:line="276" w:lineRule="auto"/>
              <w:jc w:val="center"/>
              <w:rPr>
                <w:rFonts w:eastAsia="Times New Roman"/>
                <w:b/>
                <w:color w:val="auto"/>
                <w:sz w:val="24"/>
                <w:szCs w:val="24"/>
              </w:rPr>
            </w:pPr>
          </w:p>
        </w:tc>
      </w:tr>
    </w:tbl>
    <w:p w14:paraId="74803E47" w14:textId="19E0B259" w:rsidR="001643AC" w:rsidRPr="0017266F" w:rsidRDefault="000B2DF1" w:rsidP="002A4D65">
      <w:pPr>
        <w:pStyle w:val="ECONORMAL"/>
        <w:jc w:val="center"/>
        <w:rPr>
          <w:rFonts w:eastAsia="Times New Roman"/>
          <w:sz w:val="20"/>
          <w:szCs w:val="20"/>
        </w:rPr>
      </w:pPr>
      <w:r w:rsidRPr="0017266F">
        <w:rPr>
          <w:rFonts w:eastAsia="Times New Roman"/>
          <w:sz w:val="20"/>
          <w:szCs w:val="20"/>
        </w:rPr>
        <w:t xml:space="preserve">Fuente: </w:t>
      </w:r>
      <w:r w:rsidR="00017023" w:rsidRPr="00017023">
        <w:rPr>
          <w:rFonts w:eastAsia="Times New Roman"/>
          <w:sz w:val="20"/>
          <w:szCs w:val="20"/>
        </w:rPr>
        <w:t>INGENIERÍA Y SERVICIOS DE COLOMBIA D&amp;R SAS.</w:t>
      </w:r>
    </w:p>
    <w:p w14:paraId="1079E38C" w14:textId="3B245731" w:rsidR="001643AC" w:rsidRPr="0017266F" w:rsidRDefault="000B2DF1" w:rsidP="002A4D65">
      <w:pPr>
        <w:pStyle w:val="Ttulo2"/>
      </w:pPr>
      <w:bookmarkStart w:id="154" w:name="_Toc53825712"/>
      <w:r w:rsidRPr="0017266F">
        <w:t>POBLACIÓN FLOTANTE</w:t>
      </w:r>
      <w:bookmarkEnd w:id="154"/>
      <w:r w:rsidRPr="0017266F">
        <w:t xml:space="preserve">  </w:t>
      </w:r>
    </w:p>
    <w:p w14:paraId="2832C501" w14:textId="16AA5310" w:rsidR="001643AC" w:rsidRPr="0017266F" w:rsidRDefault="000B2DF1" w:rsidP="002A4D65">
      <w:pPr>
        <w:pStyle w:val="ECONORMAL"/>
        <w:rPr>
          <w:sz w:val="24"/>
          <w:szCs w:val="24"/>
        </w:rPr>
      </w:pPr>
      <w:r w:rsidRPr="0017266F">
        <w:rPr>
          <w:sz w:val="24"/>
          <w:szCs w:val="24"/>
        </w:rPr>
        <w:t xml:space="preserve">Dentro de la población flotante se encuentra mano de obra calificada y no calificada, conformada por personal </w:t>
      </w:r>
      <w:r w:rsidR="00272AD9">
        <w:rPr>
          <w:sz w:val="24"/>
          <w:szCs w:val="24"/>
        </w:rPr>
        <w:t>de prestación personal</w:t>
      </w:r>
      <w:r w:rsidRPr="0017266F">
        <w:rPr>
          <w:sz w:val="24"/>
          <w:szCs w:val="24"/>
        </w:rPr>
        <w:t>, aprendiz</w:t>
      </w:r>
      <w:r w:rsidR="00272AD9">
        <w:rPr>
          <w:sz w:val="24"/>
          <w:szCs w:val="24"/>
        </w:rPr>
        <w:t xml:space="preserve"> y</w:t>
      </w:r>
      <w:r w:rsidRPr="0017266F">
        <w:rPr>
          <w:sz w:val="24"/>
          <w:szCs w:val="24"/>
        </w:rPr>
        <w:t xml:space="preserve"> personal de </w:t>
      </w:r>
      <w:r w:rsidR="00272AD9">
        <w:rPr>
          <w:sz w:val="24"/>
          <w:szCs w:val="24"/>
        </w:rPr>
        <w:t>servicios</w:t>
      </w:r>
      <w:r w:rsidRPr="0017266F">
        <w:rPr>
          <w:sz w:val="24"/>
          <w:szCs w:val="24"/>
        </w:rPr>
        <w:t xml:space="preserve"> entre otros; como se muestra en la tabla No. </w:t>
      </w:r>
      <w:r w:rsidR="00272AD9">
        <w:rPr>
          <w:sz w:val="24"/>
          <w:szCs w:val="24"/>
        </w:rPr>
        <w:t>14</w:t>
      </w:r>
      <w:r w:rsidRPr="0017266F">
        <w:rPr>
          <w:sz w:val="24"/>
          <w:szCs w:val="24"/>
        </w:rPr>
        <w:t>. La población flotante en la empresa en el presente año.</w:t>
      </w:r>
    </w:p>
    <w:p w14:paraId="13C56162" w14:textId="77777777" w:rsidR="000B2DF1" w:rsidRPr="0017266F" w:rsidRDefault="000B2DF1" w:rsidP="000B2DF1">
      <w:pPr>
        <w:pStyle w:val="ECONORMAL"/>
        <w:rPr>
          <w:b/>
          <w:bCs/>
          <w:lang w:eastAsia="zh-CN"/>
        </w:rPr>
      </w:pPr>
    </w:p>
    <w:p w14:paraId="163598D0" w14:textId="55D583DF" w:rsidR="000B2DF1" w:rsidRPr="0017266F" w:rsidRDefault="00DB55FC" w:rsidP="00A33FAD">
      <w:pPr>
        <w:pStyle w:val="Descripcin"/>
        <w:jc w:val="center"/>
        <w:rPr>
          <w:rFonts w:ascii="Arial" w:hAnsi="Arial" w:cs="Arial"/>
          <w:color w:val="auto"/>
          <w:sz w:val="22"/>
          <w:szCs w:val="22"/>
        </w:rPr>
      </w:pPr>
      <w:bookmarkStart w:id="155" w:name="_Toc35960068"/>
      <w:r w:rsidRPr="0017266F">
        <w:rPr>
          <w:rFonts w:ascii="Arial" w:hAnsi="Arial" w:cs="Arial"/>
          <w:color w:val="auto"/>
          <w:sz w:val="22"/>
          <w:szCs w:val="22"/>
        </w:rPr>
        <w:t>Tabla</w:t>
      </w:r>
      <w:r w:rsidR="00272AD9">
        <w:rPr>
          <w:rFonts w:ascii="Arial" w:hAnsi="Arial" w:cs="Arial"/>
          <w:color w:val="auto"/>
          <w:sz w:val="22"/>
          <w:szCs w:val="22"/>
        </w:rPr>
        <w:t xml:space="preserve"> 14</w:t>
      </w:r>
      <w:r w:rsidR="00A33FAD" w:rsidRPr="0017266F">
        <w:rPr>
          <w:rFonts w:ascii="Arial" w:hAnsi="Arial" w:cs="Arial"/>
          <w:color w:val="auto"/>
          <w:sz w:val="22"/>
          <w:szCs w:val="22"/>
        </w:rPr>
        <w:t xml:space="preserve">. </w:t>
      </w:r>
      <w:r w:rsidR="000B2DF1" w:rsidRPr="0017266F">
        <w:rPr>
          <w:rFonts w:ascii="Arial" w:hAnsi="Arial" w:cs="Arial"/>
          <w:color w:val="auto"/>
          <w:sz w:val="22"/>
          <w:szCs w:val="22"/>
        </w:rPr>
        <w:t xml:space="preserve">Población </w:t>
      </w:r>
      <w:r w:rsidR="00084B0D" w:rsidRPr="0017266F">
        <w:rPr>
          <w:rFonts w:ascii="Arial" w:hAnsi="Arial" w:cs="Arial"/>
          <w:color w:val="auto"/>
          <w:sz w:val="22"/>
          <w:szCs w:val="22"/>
        </w:rPr>
        <w:t>F</w:t>
      </w:r>
      <w:r w:rsidR="000B2DF1" w:rsidRPr="0017266F">
        <w:rPr>
          <w:rFonts w:ascii="Arial" w:hAnsi="Arial" w:cs="Arial"/>
          <w:color w:val="auto"/>
          <w:sz w:val="22"/>
          <w:szCs w:val="22"/>
        </w:rPr>
        <w:t xml:space="preserve">lotante – </w:t>
      </w:r>
      <w:bookmarkEnd w:id="155"/>
      <w:r w:rsidR="00017023" w:rsidRPr="00017023">
        <w:rPr>
          <w:rFonts w:ascii="Arial" w:hAnsi="Arial" w:cs="Arial"/>
          <w:color w:val="auto"/>
          <w:sz w:val="22"/>
          <w:szCs w:val="22"/>
        </w:rPr>
        <w:t>INGENIERÍA Y SERVICIOS DE COLOMBIA D&amp;R SAS.</w:t>
      </w:r>
    </w:p>
    <w:tbl>
      <w:tblPr>
        <w:tblW w:w="84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7088"/>
        <w:gridCol w:w="1394"/>
      </w:tblGrid>
      <w:tr w:rsidR="000B2DF1" w:rsidRPr="0017266F" w14:paraId="4ADA9852" w14:textId="77777777" w:rsidTr="00B61C48">
        <w:trPr>
          <w:trHeight w:val="330"/>
          <w:jc w:val="center"/>
        </w:trPr>
        <w:tc>
          <w:tcPr>
            <w:tcW w:w="7088" w:type="dxa"/>
            <w:shd w:val="clear" w:color="auto" w:fill="BFBFBF" w:themeFill="background1" w:themeFillShade="BF"/>
            <w:vAlign w:val="center"/>
            <w:hideMark/>
          </w:tcPr>
          <w:p w14:paraId="21341D7C" w14:textId="77777777" w:rsidR="000B2DF1" w:rsidRPr="0017266F" w:rsidRDefault="000B2DF1" w:rsidP="0096069B">
            <w:pPr>
              <w:pStyle w:val="ECONORMAL"/>
              <w:spacing w:line="276" w:lineRule="auto"/>
              <w:jc w:val="center"/>
              <w:rPr>
                <w:rFonts w:eastAsia="Times New Roman"/>
                <w:b/>
                <w:color w:val="auto"/>
                <w:sz w:val="24"/>
                <w:szCs w:val="24"/>
              </w:rPr>
            </w:pPr>
            <w:r w:rsidRPr="0017266F">
              <w:rPr>
                <w:rFonts w:eastAsia="Times New Roman"/>
                <w:b/>
                <w:color w:val="auto"/>
                <w:sz w:val="24"/>
                <w:szCs w:val="24"/>
              </w:rPr>
              <w:t>ÁREA</w:t>
            </w:r>
          </w:p>
        </w:tc>
        <w:tc>
          <w:tcPr>
            <w:tcW w:w="1394" w:type="dxa"/>
            <w:shd w:val="clear" w:color="auto" w:fill="BFBFBF" w:themeFill="background1" w:themeFillShade="BF"/>
            <w:vAlign w:val="center"/>
            <w:hideMark/>
          </w:tcPr>
          <w:p w14:paraId="675BE12E" w14:textId="77777777" w:rsidR="000B2DF1" w:rsidRPr="0017266F" w:rsidRDefault="000B2DF1" w:rsidP="0096069B">
            <w:pPr>
              <w:pStyle w:val="ECONORMAL"/>
              <w:spacing w:line="276" w:lineRule="auto"/>
              <w:jc w:val="center"/>
              <w:rPr>
                <w:rFonts w:eastAsia="Times New Roman"/>
                <w:b/>
                <w:color w:val="auto"/>
                <w:sz w:val="24"/>
                <w:szCs w:val="24"/>
              </w:rPr>
            </w:pPr>
            <w:r w:rsidRPr="0017266F">
              <w:rPr>
                <w:rFonts w:eastAsia="Times New Roman"/>
                <w:b/>
                <w:color w:val="auto"/>
                <w:sz w:val="24"/>
                <w:szCs w:val="24"/>
              </w:rPr>
              <w:t>CANTIDAD</w:t>
            </w:r>
          </w:p>
        </w:tc>
      </w:tr>
      <w:tr w:rsidR="000B2DF1" w:rsidRPr="0017266F" w14:paraId="60A71B37" w14:textId="77777777" w:rsidTr="001643AC">
        <w:trPr>
          <w:trHeight w:val="330"/>
          <w:jc w:val="center"/>
        </w:trPr>
        <w:tc>
          <w:tcPr>
            <w:tcW w:w="7088" w:type="dxa"/>
            <w:shd w:val="clear" w:color="000000" w:fill="FFFFFF"/>
            <w:vAlign w:val="center"/>
          </w:tcPr>
          <w:p w14:paraId="3F12703C" w14:textId="49D6F753" w:rsidR="000B2DF1" w:rsidRPr="0017266F" w:rsidRDefault="000B2DF1" w:rsidP="0096069B">
            <w:pPr>
              <w:pStyle w:val="ECONORMAL"/>
              <w:spacing w:line="276" w:lineRule="auto"/>
              <w:rPr>
                <w:rFonts w:eastAsia="Times New Roman"/>
                <w:color w:val="auto"/>
                <w:sz w:val="24"/>
                <w:szCs w:val="24"/>
              </w:rPr>
            </w:pPr>
            <w:r w:rsidRPr="0017266F">
              <w:rPr>
                <w:rFonts w:eastAsia="Times New Roman"/>
                <w:color w:val="auto"/>
                <w:sz w:val="24"/>
                <w:szCs w:val="24"/>
              </w:rPr>
              <w:t xml:space="preserve">Aprendiz </w:t>
            </w:r>
          </w:p>
        </w:tc>
        <w:tc>
          <w:tcPr>
            <w:tcW w:w="1394" w:type="dxa"/>
            <w:shd w:val="clear" w:color="000000" w:fill="FFFFFF"/>
            <w:noWrap/>
            <w:vAlign w:val="center"/>
          </w:tcPr>
          <w:p w14:paraId="41687D99" w14:textId="2CFC2332" w:rsidR="000B2DF1" w:rsidRPr="0017266F" w:rsidRDefault="00272AD9" w:rsidP="0096069B">
            <w:pPr>
              <w:pStyle w:val="ECONORMAL"/>
              <w:spacing w:line="276" w:lineRule="auto"/>
              <w:jc w:val="center"/>
              <w:rPr>
                <w:rFonts w:eastAsia="Times New Roman"/>
                <w:color w:val="auto"/>
                <w:sz w:val="24"/>
                <w:szCs w:val="24"/>
              </w:rPr>
            </w:pPr>
            <w:r>
              <w:rPr>
                <w:rFonts w:eastAsia="Times New Roman"/>
                <w:color w:val="auto"/>
                <w:sz w:val="24"/>
                <w:szCs w:val="24"/>
              </w:rPr>
              <w:t>0</w:t>
            </w:r>
          </w:p>
        </w:tc>
      </w:tr>
      <w:tr w:rsidR="000B2DF1" w:rsidRPr="0017266F" w14:paraId="2AECE454" w14:textId="77777777" w:rsidTr="001643AC">
        <w:trPr>
          <w:trHeight w:val="330"/>
          <w:jc w:val="center"/>
        </w:trPr>
        <w:tc>
          <w:tcPr>
            <w:tcW w:w="7088" w:type="dxa"/>
            <w:shd w:val="clear" w:color="000000" w:fill="FFFFFF"/>
            <w:vAlign w:val="center"/>
          </w:tcPr>
          <w:p w14:paraId="05CBF582" w14:textId="5D0D59B0" w:rsidR="000B2DF1" w:rsidRPr="0017266F" w:rsidRDefault="000B2DF1" w:rsidP="0096069B">
            <w:pPr>
              <w:pStyle w:val="ECONORMAL"/>
              <w:spacing w:line="276" w:lineRule="auto"/>
              <w:rPr>
                <w:rFonts w:eastAsia="Times New Roman"/>
                <w:color w:val="auto"/>
                <w:sz w:val="24"/>
                <w:szCs w:val="24"/>
              </w:rPr>
            </w:pPr>
            <w:r w:rsidRPr="0017266F">
              <w:rPr>
                <w:rFonts w:eastAsia="Times New Roman"/>
                <w:color w:val="auto"/>
                <w:sz w:val="24"/>
                <w:szCs w:val="24"/>
              </w:rPr>
              <w:t xml:space="preserve">Personal </w:t>
            </w:r>
            <w:r w:rsidR="00272AD9">
              <w:rPr>
                <w:rFonts w:eastAsia="Times New Roman"/>
                <w:color w:val="auto"/>
                <w:sz w:val="24"/>
                <w:szCs w:val="24"/>
              </w:rPr>
              <w:t>de prestación de servicios</w:t>
            </w:r>
          </w:p>
        </w:tc>
        <w:tc>
          <w:tcPr>
            <w:tcW w:w="1394" w:type="dxa"/>
            <w:shd w:val="clear" w:color="000000" w:fill="FFFFFF"/>
            <w:noWrap/>
            <w:vAlign w:val="center"/>
          </w:tcPr>
          <w:p w14:paraId="7C963E9C" w14:textId="506B453A" w:rsidR="000B2DF1" w:rsidRPr="0017266F" w:rsidRDefault="00272AD9" w:rsidP="0096069B">
            <w:pPr>
              <w:pStyle w:val="ECONORMAL"/>
              <w:spacing w:line="276" w:lineRule="auto"/>
              <w:jc w:val="center"/>
              <w:rPr>
                <w:rFonts w:eastAsia="Times New Roman"/>
                <w:color w:val="auto"/>
                <w:sz w:val="24"/>
                <w:szCs w:val="24"/>
              </w:rPr>
            </w:pPr>
            <w:r>
              <w:rPr>
                <w:rFonts w:eastAsia="Times New Roman"/>
                <w:color w:val="auto"/>
                <w:sz w:val="24"/>
                <w:szCs w:val="24"/>
              </w:rPr>
              <w:t>1</w:t>
            </w:r>
          </w:p>
        </w:tc>
      </w:tr>
      <w:tr w:rsidR="000B2DF1" w:rsidRPr="0017266F" w14:paraId="09F080FA" w14:textId="77777777" w:rsidTr="001643AC">
        <w:trPr>
          <w:trHeight w:val="330"/>
          <w:jc w:val="center"/>
        </w:trPr>
        <w:tc>
          <w:tcPr>
            <w:tcW w:w="7088" w:type="dxa"/>
            <w:shd w:val="clear" w:color="000000" w:fill="FFFFFF"/>
            <w:vAlign w:val="center"/>
          </w:tcPr>
          <w:p w14:paraId="5D003584" w14:textId="5D60CAAC" w:rsidR="000B2DF1" w:rsidRPr="0017266F" w:rsidRDefault="000B2DF1" w:rsidP="0096069B">
            <w:pPr>
              <w:pStyle w:val="ECONORMAL"/>
              <w:spacing w:line="276" w:lineRule="auto"/>
              <w:rPr>
                <w:rFonts w:eastAsia="Times New Roman"/>
                <w:color w:val="auto"/>
                <w:sz w:val="24"/>
                <w:szCs w:val="24"/>
              </w:rPr>
            </w:pPr>
            <w:r w:rsidRPr="0017266F">
              <w:rPr>
                <w:rFonts w:eastAsia="Times New Roman"/>
                <w:color w:val="auto"/>
                <w:sz w:val="24"/>
                <w:szCs w:val="24"/>
              </w:rPr>
              <w:t xml:space="preserve">Personal </w:t>
            </w:r>
            <w:r w:rsidR="00272AD9">
              <w:rPr>
                <w:rFonts w:eastAsia="Times New Roman"/>
                <w:color w:val="auto"/>
                <w:sz w:val="24"/>
                <w:szCs w:val="24"/>
              </w:rPr>
              <w:t>servicios generales</w:t>
            </w:r>
          </w:p>
        </w:tc>
        <w:tc>
          <w:tcPr>
            <w:tcW w:w="1394" w:type="dxa"/>
            <w:shd w:val="clear" w:color="000000" w:fill="FFFFFF"/>
            <w:noWrap/>
            <w:vAlign w:val="center"/>
          </w:tcPr>
          <w:p w14:paraId="6C120256" w14:textId="3E4BA952" w:rsidR="000B2DF1" w:rsidRPr="0017266F" w:rsidRDefault="000B2DF1" w:rsidP="0096069B">
            <w:pPr>
              <w:pStyle w:val="ECONORMAL"/>
              <w:spacing w:line="276" w:lineRule="auto"/>
              <w:jc w:val="center"/>
              <w:rPr>
                <w:rFonts w:eastAsia="Times New Roman"/>
                <w:color w:val="auto"/>
                <w:sz w:val="24"/>
                <w:szCs w:val="24"/>
              </w:rPr>
            </w:pPr>
            <w:r w:rsidRPr="0017266F">
              <w:rPr>
                <w:rFonts w:eastAsia="Times New Roman"/>
                <w:color w:val="auto"/>
                <w:sz w:val="24"/>
                <w:szCs w:val="24"/>
              </w:rPr>
              <w:t>1</w:t>
            </w:r>
          </w:p>
        </w:tc>
      </w:tr>
      <w:tr w:rsidR="000B2DF1" w:rsidRPr="0017266F" w14:paraId="7547139F" w14:textId="77777777" w:rsidTr="00B61C48">
        <w:trPr>
          <w:trHeight w:val="330"/>
          <w:jc w:val="center"/>
        </w:trPr>
        <w:tc>
          <w:tcPr>
            <w:tcW w:w="7088" w:type="dxa"/>
            <w:shd w:val="clear" w:color="auto" w:fill="BFBFBF" w:themeFill="background1" w:themeFillShade="BF"/>
            <w:vAlign w:val="center"/>
            <w:hideMark/>
          </w:tcPr>
          <w:p w14:paraId="73DA6C50" w14:textId="77777777" w:rsidR="000B2DF1" w:rsidRPr="0017266F" w:rsidRDefault="000B2DF1" w:rsidP="0096069B">
            <w:pPr>
              <w:pStyle w:val="ECONORMAL"/>
              <w:spacing w:line="276" w:lineRule="auto"/>
              <w:jc w:val="center"/>
              <w:rPr>
                <w:rFonts w:eastAsia="Times New Roman"/>
                <w:b/>
                <w:color w:val="auto"/>
                <w:sz w:val="24"/>
                <w:szCs w:val="24"/>
              </w:rPr>
            </w:pPr>
            <w:r w:rsidRPr="0017266F">
              <w:rPr>
                <w:rFonts w:eastAsia="Times New Roman"/>
                <w:b/>
                <w:color w:val="auto"/>
                <w:sz w:val="24"/>
                <w:szCs w:val="24"/>
              </w:rPr>
              <w:t>TOTAL</w:t>
            </w:r>
          </w:p>
        </w:tc>
        <w:tc>
          <w:tcPr>
            <w:tcW w:w="1394" w:type="dxa"/>
            <w:shd w:val="clear" w:color="auto" w:fill="BFBFBF" w:themeFill="background1" w:themeFillShade="BF"/>
            <w:vAlign w:val="center"/>
          </w:tcPr>
          <w:p w14:paraId="1D7A3B71" w14:textId="7893D216" w:rsidR="000B2DF1" w:rsidRPr="0017266F" w:rsidRDefault="00272AD9" w:rsidP="0096069B">
            <w:pPr>
              <w:pStyle w:val="ECONORMAL"/>
              <w:spacing w:line="276" w:lineRule="auto"/>
              <w:jc w:val="center"/>
              <w:rPr>
                <w:rFonts w:eastAsia="Times New Roman"/>
                <w:b/>
                <w:color w:val="auto"/>
                <w:sz w:val="24"/>
                <w:szCs w:val="24"/>
              </w:rPr>
            </w:pPr>
            <w:r>
              <w:rPr>
                <w:rFonts w:eastAsia="Times New Roman"/>
                <w:b/>
                <w:color w:val="auto"/>
                <w:sz w:val="24"/>
                <w:szCs w:val="24"/>
              </w:rPr>
              <w:t>2</w:t>
            </w:r>
          </w:p>
        </w:tc>
      </w:tr>
    </w:tbl>
    <w:p w14:paraId="28FE8FF6" w14:textId="3EB0CF5A" w:rsidR="000B2DF1" w:rsidRPr="0017266F" w:rsidRDefault="000B2DF1" w:rsidP="006F3EC1">
      <w:pPr>
        <w:pStyle w:val="ECONORMAL"/>
        <w:jc w:val="center"/>
        <w:rPr>
          <w:rFonts w:eastAsia="Times New Roman"/>
          <w:sz w:val="20"/>
          <w:szCs w:val="20"/>
        </w:rPr>
      </w:pPr>
      <w:r w:rsidRPr="0017266F">
        <w:rPr>
          <w:rFonts w:eastAsia="Times New Roman"/>
          <w:sz w:val="20"/>
          <w:szCs w:val="20"/>
        </w:rPr>
        <w:t xml:space="preserve">Fuente: </w:t>
      </w:r>
      <w:r w:rsidR="00017023" w:rsidRPr="00017023">
        <w:rPr>
          <w:rFonts w:eastAsia="Times New Roman"/>
          <w:sz w:val="20"/>
          <w:szCs w:val="20"/>
        </w:rPr>
        <w:t>INGENIERÍA Y SERVICIOS DE COLOMBIA D&amp;R SAS.</w:t>
      </w:r>
    </w:p>
    <w:p w14:paraId="10AB217F" w14:textId="77777777" w:rsidR="000B2DF1" w:rsidRPr="0017266F" w:rsidRDefault="000B2DF1" w:rsidP="000B2DF1">
      <w:pPr>
        <w:pStyle w:val="ECONORMAL"/>
        <w:rPr>
          <w:rFonts w:eastAsia="Times New Roman"/>
          <w:sz w:val="24"/>
          <w:szCs w:val="24"/>
        </w:rPr>
      </w:pPr>
    </w:p>
    <w:p w14:paraId="7E6DC873" w14:textId="2D702800" w:rsidR="001643AC" w:rsidRPr="0017266F" w:rsidRDefault="000B2DF1" w:rsidP="006F3EC1">
      <w:pPr>
        <w:pStyle w:val="Ttulo2"/>
      </w:pPr>
      <w:r w:rsidRPr="0017266F">
        <w:t xml:space="preserve"> </w:t>
      </w:r>
      <w:bookmarkStart w:id="156" w:name="_Toc53825713"/>
      <w:r w:rsidRPr="0017266F">
        <w:t>PROYECCIONES</w:t>
      </w:r>
      <w:bookmarkStart w:id="157" w:name="_Toc455043037"/>
      <w:bookmarkEnd w:id="156"/>
    </w:p>
    <w:p w14:paraId="1A481BC4" w14:textId="7BAC1E55" w:rsidR="00B004EB" w:rsidRPr="0017266F" w:rsidRDefault="00DB55FC" w:rsidP="00A33FAD">
      <w:pPr>
        <w:pStyle w:val="Descripcin"/>
        <w:jc w:val="center"/>
        <w:rPr>
          <w:rFonts w:ascii="Arial" w:hAnsi="Arial" w:cs="Arial"/>
          <w:color w:val="auto"/>
          <w:sz w:val="22"/>
          <w:szCs w:val="22"/>
        </w:rPr>
      </w:pPr>
      <w:bookmarkStart w:id="158" w:name="_Toc35960069"/>
      <w:r w:rsidRPr="0017266F">
        <w:rPr>
          <w:rFonts w:ascii="Arial" w:hAnsi="Arial" w:cs="Arial"/>
          <w:color w:val="auto"/>
          <w:sz w:val="22"/>
          <w:szCs w:val="22"/>
        </w:rPr>
        <w:t>Tabla</w:t>
      </w:r>
      <w:r w:rsidR="00B61C48">
        <w:rPr>
          <w:rFonts w:ascii="Arial" w:hAnsi="Arial" w:cs="Arial"/>
          <w:color w:val="auto"/>
          <w:sz w:val="22"/>
          <w:szCs w:val="22"/>
        </w:rPr>
        <w:t xml:space="preserve"> </w:t>
      </w:r>
      <w:r w:rsidR="002806AD">
        <w:rPr>
          <w:rFonts w:ascii="Arial" w:hAnsi="Arial" w:cs="Arial"/>
          <w:color w:val="auto"/>
          <w:sz w:val="22"/>
          <w:szCs w:val="22"/>
        </w:rPr>
        <w:t>15</w:t>
      </w:r>
      <w:r w:rsidR="002806AD" w:rsidRPr="0017266F">
        <w:rPr>
          <w:rFonts w:ascii="Arial" w:hAnsi="Arial" w:cs="Arial"/>
          <w:color w:val="auto"/>
          <w:sz w:val="22"/>
          <w:szCs w:val="22"/>
        </w:rPr>
        <w:t>. Población</w:t>
      </w:r>
      <w:r w:rsidR="000B2DF1" w:rsidRPr="0017266F">
        <w:rPr>
          <w:rFonts w:ascii="Arial" w:hAnsi="Arial" w:cs="Arial"/>
          <w:color w:val="auto"/>
          <w:sz w:val="22"/>
          <w:szCs w:val="22"/>
        </w:rPr>
        <w:t xml:space="preserve"> </w:t>
      </w:r>
      <w:r w:rsidR="00017023" w:rsidRPr="00017023">
        <w:rPr>
          <w:rFonts w:ascii="Arial" w:hAnsi="Arial" w:cs="Arial"/>
          <w:color w:val="auto"/>
          <w:sz w:val="22"/>
          <w:szCs w:val="22"/>
        </w:rPr>
        <w:t xml:space="preserve">INGENIERÍA Y SERVICIOS DE COLOMBIA D&amp;R SAS. </w:t>
      </w:r>
      <w:r w:rsidR="000B2DF1" w:rsidRPr="0017266F">
        <w:rPr>
          <w:rFonts w:ascii="Arial" w:hAnsi="Arial" w:cs="Arial"/>
          <w:color w:val="auto"/>
          <w:sz w:val="22"/>
          <w:szCs w:val="22"/>
        </w:rPr>
        <w:t>(2017 -2020)</w:t>
      </w:r>
      <w:bookmarkEnd w:id="157"/>
      <w:bookmarkEnd w:id="158"/>
    </w:p>
    <w:tbl>
      <w:tblPr>
        <w:tblW w:w="8199" w:type="dxa"/>
        <w:jc w:val="center"/>
        <w:tblBorders>
          <w:top w:val="double" w:sz="6" w:space="0" w:color="70AD47" w:themeColor="accent6"/>
          <w:left w:val="double" w:sz="6" w:space="0" w:color="70AD47" w:themeColor="accent6"/>
          <w:bottom w:val="double" w:sz="6" w:space="0" w:color="70AD47" w:themeColor="accent6"/>
          <w:right w:val="double" w:sz="6" w:space="0" w:color="70AD47" w:themeColor="accent6"/>
          <w:insideH w:val="double" w:sz="6" w:space="0" w:color="70AD47" w:themeColor="accent6"/>
          <w:insideV w:val="double" w:sz="6" w:space="0" w:color="70AD47" w:themeColor="accent6"/>
        </w:tblBorders>
        <w:tblCellMar>
          <w:left w:w="70" w:type="dxa"/>
          <w:right w:w="70" w:type="dxa"/>
        </w:tblCellMar>
        <w:tblLook w:val="04A0" w:firstRow="1" w:lastRow="0" w:firstColumn="1" w:lastColumn="0" w:noHBand="0" w:noVBand="1"/>
      </w:tblPr>
      <w:tblGrid>
        <w:gridCol w:w="2921"/>
        <w:gridCol w:w="5278"/>
      </w:tblGrid>
      <w:tr w:rsidR="000B2DF1" w:rsidRPr="0017266F" w14:paraId="1504022D" w14:textId="77777777" w:rsidTr="00B61C48">
        <w:trPr>
          <w:trHeight w:val="280"/>
          <w:tblHeader/>
          <w:jc w:val="center"/>
        </w:trPr>
        <w:tc>
          <w:tcPr>
            <w:tcW w:w="8199"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3468FB6" w14:textId="6F44E9FC" w:rsidR="000B2DF1" w:rsidRPr="0017266F" w:rsidRDefault="000B2DF1" w:rsidP="0096069B">
            <w:pPr>
              <w:pStyle w:val="ECONORMAL"/>
              <w:spacing w:line="276" w:lineRule="auto"/>
              <w:jc w:val="center"/>
              <w:rPr>
                <w:rFonts w:eastAsia="Times New Roman"/>
                <w:b/>
                <w:sz w:val="24"/>
                <w:szCs w:val="24"/>
              </w:rPr>
            </w:pPr>
            <w:r w:rsidRPr="0017266F">
              <w:rPr>
                <w:rFonts w:eastAsia="Times New Roman"/>
                <w:b/>
                <w:sz w:val="24"/>
                <w:szCs w:val="24"/>
              </w:rPr>
              <w:t xml:space="preserve">POBLACIÓN </w:t>
            </w:r>
            <w:r w:rsidR="00017023" w:rsidRPr="00017023">
              <w:rPr>
                <w:rFonts w:eastAsia="Times New Roman"/>
                <w:b/>
                <w:sz w:val="24"/>
                <w:szCs w:val="24"/>
              </w:rPr>
              <w:t xml:space="preserve">INGENIERÍA Y SERVICIOS DE COLOMBIA D&amp;R SAS. </w:t>
            </w:r>
            <w:r w:rsidR="004C1DCA">
              <w:rPr>
                <w:rFonts w:eastAsia="Times New Roman"/>
                <w:b/>
                <w:sz w:val="24"/>
                <w:szCs w:val="24"/>
              </w:rPr>
              <w:t>(2017 -2022</w:t>
            </w:r>
            <w:r w:rsidRPr="0017266F">
              <w:rPr>
                <w:rFonts w:eastAsia="Times New Roman"/>
                <w:b/>
                <w:sz w:val="24"/>
                <w:szCs w:val="24"/>
              </w:rPr>
              <w:t>)</w:t>
            </w:r>
          </w:p>
        </w:tc>
      </w:tr>
      <w:tr w:rsidR="000B2DF1" w:rsidRPr="0017266F" w14:paraId="2739D4F8" w14:textId="77777777" w:rsidTr="00B61C48">
        <w:trPr>
          <w:trHeight w:val="330"/>
          <w:tblHeader/>
          <w:jc w:val="center"/>
        </w:trPr>
        <w:tc>
          <w:tcPr>
            <w:tcW w:w="292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5D42FA5" w14:textId="77777777" w:rsidR="000B2DF1" w:rsidRPr="0017266F" w:rsidRDefault="000B2DF1" w:rsidP="0096069B">
            <w:pPr>
              <w:pStyle w:val="ECONORMAL"/>
              <w:spacing w:line="276" w:lineRule="auto"/>
              <w:jc w:val="center"/>
              <w:rPr>
                <w:rFonts w:eastAsia="Times New Roman"/>
                <w:b/>
                <w:sz w:val="24"/>
                <w:szCs w:val="24"/>
              </w:rPr>
            </w:pPr>
            <w:r w:rsidRPr="0017266F">
              <w:rPr>
                <w:rFonts w:eastAsia="Times New Roman"/>
                <w:b/>
                <w:sz w:val="24"/>
                <w:szCs w:val="24"/>
              </w:rPr>
              <w:t>AÑO</w:t>
            </w:r>
          </w:p>
        </w:tc>
        <w:tc>
          <w:tcPr>
            <w:tcW w:w="527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834A8BA" w14:textId="77777777" w:rsidR="000B2DF1" w:rsidRPr="0017266F" w:rsidRDefault="000B2DF1" w:rsidP="0096069B">
            <w:pPr>
              <w:pStyle w:val="ECONORMAL"/>
              <w:spacing w:line="276" w:lineRule="auto"/>
              <w:jc w:val="center"/>
              <w:rPr>
                <w:rFonts w:eastAsia="Times New Roman"/>
                <w:b/>
                <w:sz w:val="24"/>
                <w:szCs w:val="24"/>
              </w:rPr>
            </w:pPr>
            <w:r w:rsidRPr="0017266F">
              <w:rPr>
                <w:rFonts w:eastAsia="Times New Roman"/>
                <w:b/>
                <w:sz w:val="24"/>
                <w:szCs w:val="24"/>
              </w:rPr>
              <w:t>CANTIDAD</w:t>
            </w:r>
          </w:p>
        </w:tc>
      </w:tr>
      <w:tr w:rsidR="000B2DF1" w:rsidRPr="0017266F" w14:paraId="6BC0CFB8" w14:textId="77777777" w:rsidTr="00B61C48">
        <w:trPr>
          <w:trHeight w:val="330"/>
          <w:jc w:val="center"/>
        </w:trPr>
        <w:tc>
          <w:tcPr>
            <w:tcW w:w="2921"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0ABE90F" w14:textId="77777777" w:rsidR="000B2DF1" w:rsidRPr="0017266F" w:rsidRDefault="000B2DF1" w:rsidP="0096069B">
            <w:pPr>
              <w:pStyle w:val="ECONORMAL"/>
              <w:spacing w:line="276" w:lineRule="auto"/>
              <w:jc w:val="center"/>
              <w:rPr>
                <w:rFonts w:eastAsia="Times New Roman"/>
                <w:sz w:val="24"/>
                <w:szCs w:val="24"/>
              </w:rPr>
            </w:pPr>
            <w:r w:rsidRPr="0017266F">
              <w:rPr>
                <w:rFonts w:eastAsia="Times New Roman"/>
                <w:sz w:val="24"/>
                <w:szCs w:val="24"/>
              </w:rPr>
              <w:t>2017</w:t>
            </w:r>
          </w:p>
        </w:tc>
        <w:tc>
          <w:tcPr>
            <w:tcW w:w="5278"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0E18E2C8" w14:textId="777CF355" w:rsidR="000B2DF1" w:rsidRPr="0017266F" w:rsidRDefault="00D43907" w:rsidP="0096069B">
            <w:pPr>
              <w:pStyle w:val="ECONORMAL"/>
              <w:spacing w:line="276" w:lineRule="auto"/>
              <w:jc w:val="center"/>
              <w:rPr>
                <w:rFonts w:eastAsia="Times New Roman"/>
                <w:sz w:val="24"/>
                <w:szCs w:val="24"/>
              </w:rPr>
            </w:pPr>
            <w:r>
              <w:rPr>
                <w:rFonts w:eastAsia="Times New Roman"/>
                <w:sz w:val="24"/>
                <w:szCs w:val="24"/>
              </w:rPr>
              <w:t>2</w:t>
            </w:r>
          </w:p>
        </w:tc>
      </w:tr>
      <w:tr w:rsidR="000B2DF1" w:rsidRPr="0017266F" w14:paraId="17EF83F6" w14:textId="77777777" w:rsidTr="00B61C48">
        <w:trPr>
          <w:trHeight w:val="330"/>
          <w:jc w:val="center"/>
        </w:trPr>
        <w:tc>
          <w:tcPr>
            <w:tcW w:w="2921"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EEDC778" w14:textId="77777777" w:rsidR="000B2DF1" w:rsidRPr="0017266F" w:rsidRDefault="000B2DF1" w:rsidP="0096069B">
            <w:pPr>
              <w:pStyle w:val="ECONORMAL"/>
              <w:spacing w:line="276" w:lineRule="auto"/>
              <w:jc w:val="center"/>
              <w:rPr>
                <w:rFonts w:eastAsia="Times New Roman"/>
                <w:sz w:val="24"/>
                <w:szCs w:val="24"/>
              </w:rPr>
            </w:pPr>
            <w:r w:rsidRPr="0017266F">
              <w:rPr>
                <w:rFonts w:eastAsia="Times New Roman"/>
                <w:sz w:val="24"/>
                <w:szCs w:val="24"/>
              </w:rPr>
              <w:t>2018</w:t>
            </w:r>
          </w:p>
        </w:tc>
        <w:tc>
          <w:tcPr>
            <w:tcW w:w="5278"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630A29B9" w14:textId="372262FB" w:rsidR="000B2DF1" w:rsidRPr="0017266F" w:rsidRDefault="00D43907" w:rsidP="0096069B">
            <w:pPr>
              <w:pStyle w:val="ECONORMAL"/>
              <w:spacing w:line="276" w:lineRule="auto"/>
              <w:jc w:val="center"/>
              <w:rPr>
                <w:rFonts w:eastAsia="Times New Roman"/>
                <w:sz w:val="24"/>
                <w:szCs w:val="24"/>
              </w:rPr>
            </w:pPr>
            <w:r>
              <w:rPr>
                <w:rFonts w:eastAsia="Times New Roman"/>
                <w:sz w:val="24"/>
                <w:szCs w:val="24"/>
              </w:rPr>
              <w:t>2</w:t>
            </w:r>
          </w:p>
        </w:tc>
      </w:tr>
      <w:tr w:rsidR="000B2DF1" w:rsidRPr="0017266F" w14:paraId="71EDC412" w14:textId="77777777" w:rsidTr="00B61C48">
        <w:trPr>
          <w:trHeight w:val="330"/>
          <w:jc w:val="center"/>
        </w:trPr>
        <w:tc>
          <w:tcPr>
            <w:tcW w:w="2921"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AA64178" w14:textId="77777777" w:rsidR="000B2DF1" w:rsidRPr="0017266F" w:rsidRDefault="000B2DF1" w:rsidP="0096069B">
            <w:pPr>
              <w:pStyle w:val="ECONORMAL"/>
              <w:spacing w:line="276" w:lineRule="auto"/>
              <w:jc w:val="center"/>
              <w:rPr>
                <w:rFonts w:eastAsia="Times New Roman"/>
                <w:sz w:val="24"/>
                <w:szCs w:val="24"/>
              </w:rPr>
            </w:pPr>
            <w:r w:rsidRPr="0017266F">
              <w:rPr>
                <w:rFonts w:eastAsia="Times New Roman"/>
                <w:sz w:val="24"/>
                <w:szCs w:val="24"/>
              </w:rPr>
              <w:t>2019</w:t>
            </w:r>
          </w:p>
        </w:tc>
        <w:tc>
          <w:tcPr>
            <w:tcW w:w="5278"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372A6EE9" w14:textId="78A7D4E6" w:rsidR="000B2DF1" w:rsidRPr="0017266F" w:rsidRDefault="00D43907" w:rsidP="0096069B">
            <w:pPr>
              <w:pStyle w:val="ECONORMAL"/>
              <w:spacing w:line="276" w:lineRule="auto"/>
              <w:jc w:val="center"/>
              <w:rPr>
                <w:rFonts w:eastAsia="Times New Roman"/>
                <w:sz w:val="24"/>
                <w:szCs w:val="24"/>
              </w:rPr>
            </w:pPr>
            <w:r>
              <w:rPr>
                <w:rFonts w:eastAsia="Times New Roman"/>
                <w:sz w:val="24"/>
                <w:szCs w:val="24"/>
              </w:rPr>
              <w:t>2</w:t>
            </w:r>
          </w:p>
        </w:tc>
      </w:tr>
      <w:tr w:rsidR="000B2DF1" w:rsidRPr="0017266F" w14:paraId="73E499B7" w14:textId="77777777" w:rsidTr="00824B18">
        <w:trPr>
          <w:trHeight w:val="330"/>
          <w:jc w:val="center"/>
        </w:trPr>
        <w:tc>
          <w:tcPr>
            <w:tcW w:w="2921"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987E82A" w14:textId="77777777" w:rsidR="000B2DF1" w:rsidRPr="0017266F" w:rsidRDefault="000B2DF1" w:rsidP="0096069B">
            <w:pPr>
              <w:pStyle w:val="ECONORMAL"/>
              <w:spacing w:line="276" w:lineRule="auto"/>
              <w:jc w:val="center"/>
              <w:rPr>
                <w:rFonts w:eastAsia="Times New Roman"/>
                <w:sz w:val="24"/>
                <w:szCs w:val="24"/>
              </w:rPr>
            </w:pPr>
            <w:r w:rsidRPr="0017266F">
              <w:rPr>
                <w:rFonts w:eastAsia="Times New Roman"/>
                <w:sz w:val="24"/>
                <w:szCs w:val="24"/>
              </w:rPr>
              <w:t>2020</w:t>
            </w:r>
          </w:p>
        </w:tc>
        <w:tc>
          <w:tcPr>
            <w:tcW w:w="5278"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7DE27662" w14:textId="3969DBBF" w:rsidR="000B2DF1" w:rsidRPr="0017266F" w:rsidRDefault="00D43907" w:rsidP="0096069B">
            <w:pPr>
              <w:pStyle w:val="ECONORMAL"/>
              <w:spacing w:line="276" w:lineRule="auto"/>
              <w:jc w:val="center"/>
              <w:rPr>
                <w:rFonts w:eastAsia="Times New Roman"/>
                <w:sz w:val="24"/>
                <w:szCs w:val="24"/>
              </w:rPr>
            </w:pPr>
            <w:r>
              <w:rPr>
                <w:rFonts w:eastAsia="Times New Roman"/>
                <w:sz w:val="24"/>
                <w:szCs w:val="24"/>
              </w:rPr>
              <w:t>3</w:t>
            </w:r>
          </w:p>
        </w:tc>
      </w:tr>
      <w:tr w:rsidR="004C1DCA" w:rsidRPr="0017266F" w14:paraId="14BFDA14" w14:textId="77777777" w:rsidTr="004C1DCA">
        <w:trPr>
          <w:trHeight w:val="240"/>
          <w:jc w:val="center"/>
        </w:trPr>
        <w:tc>
          <w:tcPr>
            <w:tcW w:w="2921" w:type="dxa"/>
            <w:tcBorders>
              <w:top w:val="single" w:sz="4" w:space="0" w:color="auto"/>
              <w:left w:val="single" w:sz="4" w:space="0" w:color="auto"/>
              <w:bottom w:val="single" w:sz="4" w:space="0" w:color="auto"/>
              <w:right w:val="single" w:sz="4" w:space="0" w:color="auto"/>
            </w:tcBorders>
            <w:shd w:val="clear" w:color="auto" w:fill="auto"/>
            <w:vAlign w:val="center"/>
          </w:tcPr>
          <w:p w14:paraId="5D0FE3B5" w14:textId="76B26984" w:rsidR="004C1DCA" w:rsidRPr="004C1DCA" w:rsidRDefault="004C1DCA" w:rsidP="0096069B">
            <w:pPr>
              <w:pStyle w:val="ECONORMAL"/>
              <w:spacing w:line="276" w:lineRule="auto"/>
              <w:jc w:val="center"/>
              <w:rPr>
                <w:rFonts w:eastAsia="Times New Roman"/>
                <w:sz w:val="24"/>
                <w:szCs w:val="24"/>
              </w:rPr>
            </w:pPr>
            <w:r w:rsidRPr="004C1DCA">
              <w:rPr>
                <w:rFonts w:eastAsia="Times New Roman"/>
                <w:sz w:val="24"/>
                <w:szCs w:val="24"/>
              </w:rPr>
              <w:t>2021</w:t>
            </w:r>
          </w:p>
        </w:tc>
        <w:tc>
          <w:tcPr>
            <w:tcW w:w="5278" w:type="dxa"/>
            <w:tcBorders>
              <w:top w:val="single" w:sz="4" w:space="0" w:color="auto"/>
              <w:left w:val="single" w:sz="4" w:space="0" w:color="auto"/>
              <w:bottom w:val="single" w:sz="4" w:space="0" w:color="auto"/>
              <w:right w:val="single" w:sz="4" w:space="0" w:color="auto"/>
            </w:tcBorders>
            <w:shd w:val="clear" w:color="auto" w:fill="auto"/>
            <w:vAlign w:val="center"/>
          </w:tcPr>
          <w:p w14:paraId="459F8BB8" w14:textId="7C9DAE39" w:rsidR="004C1DCA" w:rsidRPr="004C1DCA" w:rsidRDefault="004C1DCA" w:rsidP="0096069B">
            <w:pPr>
              <w:pStyle w:val="ECONORMAL"/>
              <w:spacing w:line="276" w:lineRule="auto"/>
              <w:jc w:val="center"/>
              <w:rPr>
                <w:rFonts w:eastAsia="Times New Roman"/>
                <w:sz w:val="24"/>
                <w:szCs w:val="24"/>
              </w:rPr>
            </w:pPr>
            <w:r w:rsidRPr="004C1DCA">
              <w:rPr>
                <w:rFonts w:eastAsia="Times New Roman"/>
                <w:sz w:val="24"/>
                <w:szCs w:val="24"/>
              </w:rPr>
              <w:t>10</w:t>
            </w:r>
          </w:p>
        </w:tc>
      </w:tr>
      <w:tr w:rsidR="004C1DCA" w:rsidRPr="0017266F" w14:paraId="01DC6F2B" w14:textId="77777777" w:rsidTr="004C1DCA">
        <w:trPr>
          <w:trHeight w:val="240"/>
          <w:jc w:val="center"/>
        </w:trPr>
        <w:tc>
          <w:tcPr>
            <w:tcW w:w="2921" w:type="dxa"/>
            <w:tcBorders>
              <w:top w:val="single" w:sz="4" w:space="0" w:color="auto"/>
              <w:left w:val="single" w:sz="4" w:space="0" w:color="auto"/>
              <w:bottom w:val="single" w:sz="4" w:space="0" w:color="auto"/>
              <w:right w:val="single" w:sz="4" w:space="0" w:color="auto"/>
            </w:tcBorders>
            <w:shd w:val="clear" w:color="auto" w:fill="auto"/>
            <w:vAlign w:val="center"/>
          </w:tcPr>
          <w:p w14:paraId="104BC063" w14:textId="01404AE5" w:rsidR="004C1DCA" w:rsidRPr="004C1DCA" w:rsidRDefault="004C1DCA" w:rsidP="0096069B">
            <w:pPr>
              <w:pStyle w:val="ECONORMAL"/>
              <w:spacing w:line="276" w:lineRule="auto"/>
              <w:jc w:val="center"/>
              <w:rPr>
                <w:rFonts w:eastAsia="Times New Roman"/>
                <w:sz w:val="24"/>
                <w:szCs w:val="24"/>
              </w:rPr>
            </w:pPr>
            <w:r>
              <w:rPr>
                <w:rFonts w:eastAsia="Times New Roman"/>
                <w:sz w:val="24"/>
                <w:szCs w:val="24"/>
              </w:rPr>
              <w:t>2022</w:t>
            </w:r>
          </w:p>
        </w:tc>
        <w:tc>
          <w:tcPr>
            <w:tcW w:w="5278" w:type="dxa"/>
            <w:tcBorders>
              <w:top w:val="single" w:sz="4" w:space="0" w:color="auto"/>
              <w:left w:val="single" w:sz="4" w:space="0" w:color="auto"/>
              <w:bottom w:val="single" w:sz="4" w:space="0" w:color="auto"/>
              <w:right w:val="single" w:sz="4" w:space="0" w:color="auto"/>
            </w:tcBorders>
            <w:shd w:val="clear" w:color="auto" w:fill="auto"/>
            <w:vAlign w:val="center"/>
          </w:tcPr>
          <w:p w14:paraId="452043F9" w14:textId="4C852FD2" w:rsidR="004C1DCA" w:rsidRPr="004C1DCA" w:rsidRDefault="004C1DCA" w:rsidP="0096069B">
            <w:pPr>
              <w:pStyle w:val="ECONORMAL"/>
              <w:spacing w:line="276" w:lineRule="auto"/>
              <w:jc w:val="center"/>
              <w:rPr>
                <w:rFonts w:eastAsia="Times New Roman"/>
                <w:sz w:val="24"/>
                <w:szCs w:val="24"/>
              </w:rPr>
            </w:pPr>
            <w:r>
              <w:rPr>
                <w:rFonts w:eastAsia="Times New Roman"/>
                <w:sz w:val="24"/>
                <w:szCs w:val="24"/>
              </w:rPr>
              <w:t>10</w:t>
            </w:r>
          </w:p>
        </w:tc>
      </w:tr>
      <w:tr w:rsidR="000B2DF1" w:rsidRPr="0017266F" w14:paraId="1A2C7485" w14:textId="77777777" w:rsidTr="00824B18">
        <w:trPr>
          <w:trHeight w:val="240"/>
          <w:jc w:val="center"/>
        </w:trPr>
        <w:tc>
          <w:tcPr>
            <w:tcW w:w="292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3E9F519" w14:textId="77777777" w:rsidR="000B2DF1" w:rsidRPr="0017266F" w:rsidRDefault="000B2DF1" w:rsidP="0096069B">
            <w:pPr>
              <w:pStyle w:val="ECONORMAL"/>
              <w:spacing w:line="276" w:lineRule="auto"/>
              <w:jc w:val="center"/>
              <w:rPr>
                <w:rFonts w:eastAsia="Times New Roman"/>
                <w:b/>
                <w:sz w:val="24"/>
                <w:szCs w:val="24"/>
              </w:rPr>
            </w:pPr>
            <w:r w:rsidRPr="0017266F">
              <w:rPr>
                <w:rFonts w:eastAsia="Times New Roman"/>
                <w:b/>
                <w:sz w:val="24"/>
                <w:szCs w:val="24"/>
              </w:rPr>
              <w:t>TOTAL</w:t>
            </w:r>
          </w:p>
        </w:tc>
        <w:tc>
          <w:tcPr>
            <w:tcW w:w="527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16C7E0C" w14:textId="4EB17E69" w:rsidR="000B2DF1" w:rsidRPr="0017266F" w:rsidRDefault="00D43907" w:rsidP="0096069B">
            <w:pPr>
              <w:pStyle w:val="ECONORMAL"/>
              <w:spacing w:line="276" w:lineRule="auto"/>
              <w:jc w:val="center"/>
              <w:rPr>
                <w:rFonts w:eastAsia="Times New Roman"/>
                <w:b/>
                <w:sz w:val="24"/>
                <w:szCs w:val="24"/>
              </w:rPr>
            </w:pPr>
            <w:r>
              <w:rPr>
                <w:rFonts w:eastAsia="Times New Roman"/>
                <w:b/>
                <w:sz w:val="24"/>
                <w:szCs w:val="24"/>
              </w:rPr>
              <w:t>9</w:t>
            </w:r>
          </w:p>
        </w:tc>
      </w:tr>
      <w:tr w:rsidR="000B2DF1" w:rsidRPr="0017266F" w14:paraId="0DB2F71B" w14:textId="77777777" w:rsidTr="00B61C48">
        <w:trPr>
          <w:trHeight w:val="230"/>
          <w:jc w:val="center"/>
        </w:trPr>
        <w:tc>
          <w:tcPr>
            <w:tcW w:w="292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67EC3D8" w14:textId="77777777" w:rsidR="000B2DF1" w:rsidRPr="0017266F" w:rsidRDefault="000B2DF1" w:rsidP="0096069B">
            <w:pPr>
              <w:pStyle w:val="ECONORMAL"/>
              <w:spacing w:line="276" w:lineRule="auto"/>
              <w:jc w:val="center"/>
              <w:rPr>
                <w:rFonts w:eastAsia="Times New Roman"/>
                <w:b/>
                <w:sz w:val="24"/>
                <w:szCs w:val="24"/>
              </w:rPr>
            </w:pPr>
            <w:r w:rsidRPr="0017266F">
              <w:rPr>
                <w:rFonts w:eastAsia="Times New Roman"/>
                <w:b/>
                <w:sz w:val="24"/>
                <w:szCs w:val="24"/>
              </w:rPr>
              <w:t>PROMEDIO</w:t>
            </w:r>
          </w:p>
        </w:tc>
        <w:tc>
          <w:tcPr>
            <w:tcW w:w="527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82C11C8" w14:textId="325CD34B" w:rsidR="000B2DF1" w:rsidRPr="0017266F" w:rsidRDefault="00D43907" w:rsidP="0096069B">
            <w:pPr>
              <w:pStyle w:val="ECONORMAL"/>
              <w:spacing w:line="276" w:lineRule="auto"/>
              <w:jc w:val="center"/>
              <w:rPr>
                <w:rFonts w:eastAsia="Times New Roman"/>
                <w:b/>
                <w:sz w:val="24"/>
                <w:szCs w:val="24"/>
              </w:rPr>
            </w:pPr>
            <w:r>
              <w:rPr>
                <w:rFonts w:eastAsia="Times New Roman"/>
                <w:b/>
                <w:sz w:val="24"/>
                <w:szCs w:val="24"/>
              </w:rPr>
              <w:t>2</w:t>
            </w:r>
          </w:p>
        </w:tc>
      </w:tr>
    </w:tbl>
    <w:p w14:paraId="25BE8B4C" w14:textId="1E1145EB" w:rsidR="000B2DF1" w:rsidRPr="0017266F" w:rsidRDefault="000B2DF1" w:rsidP="006F3EC1">
      <w:pPr>
        <w:pStyle w:val="ECONORMAL"/>
        <w:jc w:val="center"/>
        <w:rPr>
          <w:rFonts w:eastAsia="Times New Roman"/>
          <w:sz w:val="20"/>
          <w:szCs w:val="20"/>
        </w:rPr>
      </w:pPr>
      <w:r w:rsidRPr="0017266F">
        <w:rPr>
          <w:rFonts w:eastAsia="Times New Roman"/>
          <w:sz w:val="20"/>
          <w:szCs w:val="20"/>
        </w:rPr>
        <w:t xml:space="preserve">Fuente: </w:t>
      </w:r>
      <w:r w:rsidR="00017023" w:rsidRPr="00017023">
        <w:rPr>
          <w:rFonts w:eastAsia="Times New Roman"/>
          <w:sz w:val="20"/>
          <w:szCs w:val="20"/>
        </w:rPr>
        <w:t>INGENIERÍA Y SERVICIOS DE COLOMBIA D&amp;R SAS.</w:t>
      </w:r>
    </w:p>
    <w:p w14:paraId="1847CE8D" w14:textId="77777777" w:rsidR="00FB40CF" w:rsidRPr="0017266F" w:rsidRDefault="00FB40CF" w:rsidP="006F3EC1">
      <w:pPr>
        <w:pStyle w:val="ECONORMAL"/>
        <w:rPr>
          <w:sz w:val="24"/>
          <w:szCs w:val="24"/>
        </w:rPr>
      </w:pPr>
    </w:p>
    <w:p w14:paraId="15FE688F" w14:textId="41FB5D7B" w:rsidR="00F33073" w:rsidRPr="0017266F" w:rsidRDefault="004D1D3F" w:rsidP="006F3EC1">
      <w:pPr>
        <w:pStyle w:val="Ttulo1"/>
        <w:numPr>
          <w:ilvl w:val="0"/>
          <w:numId w:val="12"/>
        </w:numPr>
        <w:ind w:left="0" w:firstLine="0"/>
      </w:pPr>
      <w:bookmarkStart w:id="159" w:name="_Toc53825714"/>
      <w:r w:rsidRPr="0017266F">
        <w:lastRenderedPageBreak/>
        <w:t xml:space="preserve">PROGRAMAS DE </w:t>
      </w:r>
      <w:r w:rsidR="00FA23E9" w:rsidRPr="0017266F">
        <w:t>GESTI</w:t>
      </w:r>
      <w:r w:rsidR="00F33073" w:rsidRPr="0017266F">
        <w:t>ÓN</w:t>
      </w:r>
      <w:r w:rsidR="00FA23E9" w:rsidRPr="0017266F">
        <w:t>,</w:t>
      </w:r>
      <w:r w:rsidR="00F33073" w:rsidRPr="0017266F">
        <w:t xml:space="preserve"> SEGUIMIENTO</w:t>
      </w:r>
      <w:r w:rsidR="00FA23E9" w:rsidRPr="0017266F">
        <w:t xml:space="preserve"> Y </w:t>
      </w:r>
      <w:r w:rsidR="00F33073" w:rsidRPr="0017266F">
        <w:t>MONITOREO</w:t>
      </w:r>
      <w:bookmarkEnd w:id="159"/>
    </w:p>
    <w:p w14:paraId="4502D040" w14:textId="12B8C5CC" w:rsidR="00F33073" w:rsidRPr="0017266F" w:rsidRDefault="00F07CD3" w:rsidP="00F33073">
      <w:pPr>
        <w:pStyle w:val="ECONORMAL"/>
        <w:spacing w:line="276" w:lineRule="auto"/>
        <w:rPr>
          <w:sz w:val="24"/>
          <w:szCs w:val="24"/>
          <w:lang w:bidi="hi-IN"/>
        </w:rPr>
      </w:pPr>
      <w:r w:rsidRPr="0017266F">
        <w:rPr>
          <w:sz w:val="24"/>
          <w:szCs w:val="24"/>
          <w:lang w:bidi="hi-IN"/>
        </w:rPr>
        <w:t xml:space="preserve">Con el fin de dar cumplimiento a los objetivos y metas propuestos </w:t>
      </w:r>
      <w:r w:rsidR="00D43907">
        <w:rPr>
          <w:sz w:val="24"/>
          <w:szCs w:val="24"/>
          <w:lang w:bidi="hi-IN"/>
        </w:rPr>
        <w:t>por INGENIERIA Y SERVICIOS DE COLOMBIA D&amp;R SAS</w:t>
      </w:r>
      <w:r w:rsidRPr="0017266F">
        <w:rPr>
          <w:sz w:val="24"/>
          <w:szCs w:val="24"/>
          <w:lang w:bidi="hi-IN"/>
        </w:rPr>
        <w:t>, estos se materializarán a través de</w:t>
      </w:r>
      <w:r w:rsidR="00FA23E9" w:rsidRPr="0017266F">
        <w:rPr>
          <w:sz w:val="24"/>
          <w:szCs w:val="24"/>
          <w:lang w:bidi="hi-IN"/>
        </w:rPr>
        <w:t xml:space="preserve"> los siguientes programas</w:t>
      </w:r>
      <w:r w:rsidRPr="0017266F">
        <w:rPr>
          <w:sz w:val="24"/>
          <w:szCs w:val="24"/>
          <w:lang w:bidi="hi-IN"/>
        </w:rPr>
        <w:t xml:space="preserve">, para dar cumplimiento a la gestión ambiental de los residuos sólidos, de manera que armonicen las necesidades de los colaboradores y contratistas teniendo en cuenta aspectos técnicos, ambientales, operativos e institucionales. </w:t>
      </w:r>
    </w:p>
    <w:p w14:paraId="518AA12A" w14:textId="1664105E" w:rsidR="006F3EC1" w:rsidRPr="0017266F" w:rsidRDefault="00112438" w:rsidP="006F3EC1">
      <w:pPr>
        <w:pStyle w:val="Ttulo2"/>
      </w:pPr>
      <w:bookmarkStart w:id="160" w:name="_Toc53825715"/>
      <w:r w:rsidRPr="0017266F">
        <w:t>PROGRAMA DE CAPACITACIÓN Y SOCIALIZACIÓN</w:t>
      </w:r>
      <w:bookmarkEnd w:id="160"/>
      <w:r w:rsidRPr="0017266F">
        <w:t xml:space="preserve"> </w:t>
      </w:r>
    </w:p>
    <w:p w14:paraId="05E9CFFA" w14:textId="4B08DA7F" w:rsidR="006B59AC" w:rsidRDefault="00112438" w:rsidP="006F3EC1">
      <w:pPr>
        <w:pStyle w:val="ECONORMAL"/>
        <w:rPr>
          <w:sz w:val="24"/>
          <w:szCs w:val="24"/>
        </w:rPr>
      </w:pPr>
      <w:r w:rsidRPr="0017266F">
        <w:rPr>
          <w:b/>
          <w:bCs/>
          <w:caps/>
          <w:sz w:val="24"/>
          <w:szCs w:val="24"/>
        </w:rPr>
        <w:t>Objetivo:</w:t>
      </w:r>
      <w:r w:rsidRPr="0017266F">
        <w:rPr>
          <w:sz w:val="24"/>
          <w:szCs w:val="24"/>
        </w:rPr>
        <w:t xml:space="preserve"> </w:t>
      </w:r>
      <w:r w:rsidR="00EE6B98" w:rsidRPr="0017266F">
        <w:rPr>
          <w:sz w:val="24"/>
          <w:szCs w:val="24"/>
        </w:rPr>
        <w:t>D</w:t>
      </w:r>
      <w:r w:rsidRPr="0017266F">
        <w:rPr>
          <w:sz w:val="24"/>
          <w:szCs w:val="24"/>
        </w:rPr>
        <w:t xml:space="preserve">ivulgar al personal involucrado en la generación y gestión de los residuos </w:t>
      </w:r>
      <w:r w:rsidR="0023193D" w:rsidRPr="0017266F">
        <w:rPr>
          <w:sz w:val="24"/>
          <w:szCs w:val="24"/>
        </w:rPr>
        <w:t>sólidos</w:t>
      </w:r>
      <w:r w:rsidRPr="0017266F">
        <w:rPr>
          <w:sz w:val="24"/>
          <w:szCs w:val="24"/>
        </w:rPr>
        <w:t xml:space="preserve"> sobre el </w:t>
      </w:r>
      <w:r w:rsidR="00994CBF" w:rsidRPr="0017266F">
        <w:rPr>
          <w:rFonts w:eastAsia="SimSun"/>
          <w:sz w:val="24"/>
          <w:szCs w:val="24"/>
        </w:rPr>
        <w:t>P</w:t>
      </w:r>
      <w:r w:rsidR="00D43907">
        <w:rPr>
          <w:rFonts w:eastAsia="SimSun"/>
          <w:sz w:val="24"/>
          <w:szCs w:val="24"/>
        </w:rPr>
        <w:t>G</w:t>
      </w:r>
      <w:r w:rsidR="00994CBF" w:rsidRPr="0017266F">
        <w:rPr>
          <w:rFonts w:eastAsia="SimSun"/>
          <w:sz w:val="24"/>
          <w:szCs w:val="24"/>
        </w:rPr>
        <w:t>IRS</w:t>
      </w:r>
      <w:r w:rsidR="00994CBF" w:rsidRPr="0017266F">
        <w:rPr>
          <w:sz w:val="24"/>
          <w:szCs w:val="24"/>
        </w:rPr>
        <w:t xml:space="preserve"> </w:t>
      </w:r>
      <w:r w:rsidRPr="0017266F">
        <w:rPr>
          <w:sz w:val="24"/>
          <w:szCs w:val="24"/>
        </w:rPr>
        <w:t xml:space="preserve">- </w:t>
      </w:r>
      <w:r w:rsidR="00A54B88" w:rsidRPr="00A54B88">
        <w:rPr>
          <w:sz w:val="24"/>
          <w:szCs w:val="24"/>
        </w:rPr>
        <w:t xml:space="preserve">Plan de </w:t>
      </w:r>
      <w:r w:rsidR="00D43907">
        <w:rPr>
          <w:sz w:val="24"/>
          <w:szCs w:val="24"/>
        </w:rPr>
        <w:t>Gestión</w:t>
      </w:r>
      <w:r w:rsidR="00A54B88" w:rsidRPr="00A54B88">
        <w:rPr>
          <w:sz w:val="24"/>
          <w:szCs w:val="24"/>
        </w:rPr>
        <w:t xml:space="preserve"> Integral de Residuos Sólidos </w:t>
      </w:r>
      <w:r w:rsidR="00EE6B98" w:rsidRPr="0017266F">
        <w:rPr>
          <w:sz w:val="24"/>
          <w:szCs w:val="24"/>
        </w:rPr>
        <w:t xml:space="preserve">en </w:t>
      </w:r>
      <w:r w:rsidR="00017023" w:rsidRPr="00017023">
        <w:rPr>
          <w:sz w:val="24"/>
          <w:szCs w:val="24"/>
        </w:rPr>
        <w:t>INGENIERÍA Y SERVICIOS DE COLOMBIA D&amp;R SAS.</w:t>
      </w:r>
    </w:p>
    <w:p w14:paraId="2DB32031" w14:textId="77777777" w:rsidR="00B61C48" w:rsidRPr="0017266F" w:rsidRDefault="00B61C48" w:rsidP="006F3EC1">
      <w:pPr>
        <w:pStyle w:val="ECONORMAL"/>
        <w:rPr>
          <w:sz w:val="24"/>
          <w:szCs w:val="24"/>
        </w:rPr>
      </w:pPr>
    </w:p>
    <w:p w14:paraId="09370A01" w14:textId="3EFD184C" w:rsidR="0023193D" w:rsidRPr="00B61C48" w:rsidRDefault="00B61C48" w:rsidP="00B61C48">
      <w:pPr>
        <w:pStyle w:val="Descripcin"/>
        <w:jc w:val="center"/>
        <w:rPr>
          <w:rFonts w:ascii="Arial" w:hAnsi="Arial" w:cs="Arial"/>
          <w:color w:val="auto"/>
          <w:sz w:val="22"/>
          <w:szCs w:val="22"/>
        </w:rPr>
      </w:pPr>
      <w:r w:rsidRPr="0017266F">
        <w:rPr>
          <w:rFonts w:ascii="Arial" w:hAnsi="Arial" w:cs="Arial"/>
          <w:color w:val="auto"/>
          <w:sz w:val="22"/>
          <w:szCs w:val="22"/>
        </w:rPr>
        <w:t>Tabla</w:t>
      </w:r>
      <w:r>
        <w:rPr>
          <w:rFonts w:ascii="Arial" w:hAnsi="Arial" w:cs="Arial"/>
          <w:color w:val="auto"/>
          <w:sz w:val="22"/>
          <w:szCs w:val="22"/>
        </w:rPr>
        <w:t xml:space="preserve"> 16</w:t>
      </w:r>
      <w:r w:rsidRPr="0017266F">
        <w:rPr>
          <w:rFonts w:ascii="Arial" w:hAnsi="Arial" w:cs="Arial"/>
          <w:color w:val="auto"/>
          <w:sz w:val="22"/>
          <w:szCs w:val="22"/>
        </w:rPr>
        <w:t>.</w:t>
      </w:r>
      <w:r>
        <w:rPr>
          <w:rFonts w:ascii="Arial" w:hAnsi="Arial" w:cs="Arial"/>
          <w:color w:val="auto"/>
          <w:sz w:val="22"/>
          <w:szCs w:val="22"/>
        </w:rPr>
        <w:t xml:space="preserve"> </w:t>
      </w:r>
      <w:r w:rsidR="000B06EA" w:rsidRPr="0017266F">
        <w:rPr>
          <w:rFonts w:ascii="Arial" w:hAnsi="Arial" w:cs="Arial"/>
          <w:color w:val="auto"/>
          <w:sz w:val="22"/>
          <w:szCs w:val="22"/>
        </w:rPr>
        <w:t>POBLACIÓN PROGRAMA</w:t>
      </w:r>
      <w:r w:rsidRPr="00B61C48">
        <w:rPr>
          <w:rFonts w:ascii="Arial" w:hAnsi="Arial" w:cs="Arial"/>
          <w:color w:val="auto"/>
          <w:sz w:val="22"/>
          <w:szCs w:val="22"/>
        </w:rPr>
        <w:t xml:space="preserve"> DE CAPACITACIÓN Y SOCIALIZACIÓN</w:t>
      </w:r>
    </w:p>
    <w:tbl>
      <w:tblPr>
        <w:tblStyle w:val="Tablaconcuadrcula"/>
        <w:tblW w:w="10211" w:type="dxa"/>
        <w:tblInd w:w="-431" w:type="dxa"/>
        <w:tblLook w:val="04A0" w:firstRow="1" w:lastRow="0" w:firstColumn="1" w:lastColumn="0" w:noHBand="0" w:noVBand="1"/>
      </w:tblPr>
      <w:tblGrid>
        <w:gridCol w:w="2528"/>
        <w:gridCol w:w="2272"/>
        <w:gridCol w:w="3460"/>
        <w:gridCol w:w="1951"/>
      </w:tblGrid>
      <w:tr w:rsidR="00806CB3" w:rsidRPr="0017266F" w14:paraId="2D68DA69" w14:textId="77777777" w:rsidTr="0056327A">
        <w:trPr>
          <w:trHeight w:val="462"/>
        </w:trPr>
        <w:tc>
          <w:tcPr>
            <w:tcW w:w="2694" w:type="dxa"/>
            <w:shd w:val="clear" w:color="auto" w:fill="D9D9D9" w:themeFill="background1" w:themeFillShade="D9"/>
          </w:tcPr>
          <w:p w14:paraId="7D1FD919" w14:textId="14587A16" w:rsidR="006B59AC" w:rsidRPr="0017266F" w:rsidRDefault="006B59AC" w:rsidP="002C3321">
            <w:pPr>
              <w:pStyle w:val="ECONORMAL"/>
              <w:jc w:val="center"/>
              <w:rPr>
                <w:b/>
                <w:bCs/>
              </w:rPr>
            </w:pPr>
            <w:r w:rsidRPr="0017266F">
              <w:rPr>
                <w:b/>
                <w:bCs/>
              </w:rPr>
              <w:t>ACTIVIDAD</w:t>
            </w:r>
          </w:p>
        </w:tc>
        <w:tc>
          <w:tcPr>
            <w:tcW w:w="2552" w:type="dxa"/>
            <w:shd w:val="clear" w:color="auto" w:fill="D9D9D9" w:themeFill="background1" w:themeFillShade="D9"/>
            <w:vAlign w:val="center"/>
          </w:tcPr>
          <w:p w14:paraId="49D888F8" w14:textId="215058AA" w:rsidR="006B59AC" w:rsidRPr="0017266F" w:rsidRDefault="006B59AC" w:rsidP="002C3321">
            <w:pPr>
              <w:pStyle w:val="ECONORMAL"/>
              <w:jc w:val="center"/>
              <w:rPr>
                <w:b/>
                <w:bCs/>
              </w:rPr>
            </w:pPr>
            <w:r w:rsidRPr="0017266F">
              <w:rPr>
                <w:b/>
                <w:bCs/>
              </w:rPr>
              <w:t>META</w:t>
            </w:r>
          </w:p>
        </w:tc>
        <w:tc>
          <w:tcPr>
            <w:tcW w:w="2998" w:type="dxa"/>
            <w:shd w:val="clear" w:color="auto" w:fill="D9D9D9" w:themeFill="background1" w:themeFillShade="D9"/>
          </w:tcPr>
          <w:p w14:paraId="130B79B9" w14:textId="22662DDA" w:rsidR="006B59AC" w:rsidRPr="0017266F" w:rsidRDefault="006B59AC" w:rsidP="002C3321">
            <w:pPr>
              <w:pStyle w:val="ECONORMAL"/>
              <w:jc w:val="center"/>
              <w:rPr>
                <w:b/>
                <w:bCs/>
              </w:rPr>
            </w:pPr>
            <w:r w:rsidRPr="0017266F">
              <w:rPr>
                <w:b/>
                <w:bCs/>
              </w:rPr>
              <w:t>INDICADOR DEL PROGRAMA</w:t>
            </w:r>
          </w:p>
        </w:tc>
        <w:tc>
          <w:tcPr>
            <w:tcW w:w="1967" w:type="dxa"/>
            <w:shd w:val="clear" w:color="auto" w:fill="D9D9D9" w:themeFill="background1" w:themeFillShade="D9"/>
            <w:vAlign w:val="center"/>
          </w:tcPr>
          <w:p w14:paraId="3A4969B3" w14:textId="44F9D199" w:rsidR="006B59AC" w:rsidRPr="0017266F" w:rsidRDefault="006B59AC" w:rsidP="002C3321">
            <w:pPr>
              <w:pStyle w:val="ECONORMAL"/>
              <w:jc w:val="center"/>
              <w:rPr>
                <w:b/>
                <w:bCs/>
              </w:rPr>
            </w:pPr>
            <w:r w:rsidRPr="0017266F">
              <w:rPr>
                <w:b/>
                <w:bCs/>
              </w:rPr>
              <w:t>RESPONSABLE</w:t>
            </w:r>
          </w:p>
        </w:tc>
      </w:tr>
      <w:tr w:rsidR="00086E66" w:rsidRPr="0017266F" w14:paraId="6E7483A3" w14:textId="77777777" w:rsidTr="0056327A">
        <w:trPr>
          <w:trHeight w:val="447"/>
        </w:trPr>
        <w:tc>
          <w:tcPr>
            <w:tcW w:w="2694" w:type="dxa"/>
          </w:tcPr>
          <w:p w14:paraId="66C26590" w14:textId="37A60F25" w:rsidR="000D4B2D" w:rsidRPr="0017266F" w:rsidRDefault="000D4B2D" w:rsidP="002C3321">
            <w:pPr>
              <w:pStyle w:val="ECONORMAL"/>
            </w:pPr>
            <w:r w:rsidRPr="0017266F">
              <w:t>FORMACION GEN</w:t>
            </w:r>
            <w:r w:rsidR="00E354D8" w:rsidRPr="0017266F">
              <w:t>E</w:t>
            </w:r>
            <w:r w:rsidRPr="0017266F">
              <w:t>RAL:</w:t>
            </w:r>
          </w:p>
          <w:p w14:paraId="1F79C2DC" w14:textId="0338DE54" w:rsidR="000D4B2D" w:rsidRPr="0017266F" w:rsidRDefault="00E354D8" w:rsidP="002C3321">
            <w:pPr>
              <w:pStyle w:val="ECONORMAL"/>
            </w:pPr>
            <w:r w:rsidRPr="0017266F">
              <w:t>-</w:t>
            </w:r>
            <w:r w:rsidR="00994CBF" w:rsidRPr="0017266F">
              <w:rPr>
                <w:rFonts w:eastAsia="SimSun"/>
                <w:sz w:val="24"/>
                <w:szCs w:val="24"/>
              </w:rPr>
              <w:t xml:space="preserve"> P</w:t>
            </w:r>
            <w:r w:rsidR="00201454">
              <w:rPr>
                <w:rFonts w:eastAsia="SimSun"/>
                <w:sz w:val="24"/>
                <w:szCs w:val="24"/>
              </w:rPr>
              <w:t>G</w:t>
            </w:r>
            <w:r w:rsidR="00994CBF" w:rsidRPr="0017266F">
              <w:rPr>
                <w:rFonts w:eastAsia="SimSun"/>
                <w:sz w:val="24"/>
                <w:szCs w:val="24"/>
              </w:rPr>
              <w:t>IRS</w:t>
            </w:r>
            <w:r w:rsidRPr="0017266F">
              <w:t xml:space="preserve"> </w:t>
            </w:r>
            <w:r w:rsidR="00017023" w:rsidRPr="00017023">
              <w:t>INGENIERÍA Y SERVICIOS DE COLOMBIA D&amp;R SAS.</w:t>
            </w:r>
          </w:p>
          <w:p w14:paraId="433E7C37" w14:textId="6161E676" w:rsidR="00E354D8" w:rsidRPr="0017266F" w:rsidRDefault="00E354D8" w:rsidP="002C3321">
            <w:pPr>
              <w:pStyle w:val="ECONORMAL"/>
            </w:pPr>
            <w:r w:rsidRPr="0017266F">
              <w:t>-Manejo y Clasificación de Residuos Sólidos y Peligrosos: Ruta Sanitaria, Código de Colores, Cuartos de Almacenamiento principal de residuos, Rotulado e identificación de bolsas.</w:t>
            </w:r>
          </w:p>
          <w:p w14:paraId="49FC8BCB" w14:textId="128856DB" w:rsidR="000F4055" w:rsidRPr="0017266F" w:rsidRDefault="000F4055" w:rsidP="002C3321">
            <w:pPr>
              <w:pStyle w:val="ECONORMAL"/>
            </w:pPr>
          </w:p>
          <w:p w14:paraId="13BC9C59" w14:textId="77777777" w:rsidR="000F4055" w:rsidRPr="0017266F" w:rsidRDefault="00806CB3" w:rsidP="002C3321">
            <w:pPr>
              <w:pStyle w:val="ECONORMAL"/>
            </w:pPr>
            <w:r w:rsidRPr="0017266F">
              <w:t>FORMACIÓN ESPECIFICA</w:t>
            </w:r>
          </w:p>
          <w:p w14:paraId="25786263" w14:textId="77777777" w:rsidR="008702E9" w:rsidRPr="0017266F" w:rsidRDefault="008702E9" w:rsidP="002C3321">
            <w:pPr>
              <w:pStyle w:val="ECONORMAL"/>
            </w:pPr>
            <w:r w:rsidRPr="0017266F">
              <w:t>-Manejo de Sustancias químicas: Etiquetado de sustancias, condiciones de cuarto de almacenamiento.</w:t>
            </w:r>
          </w:p>
          <w:p w14:paraId="32880A7F" w14:textId="0155DFE3" w:rsidR="008702E9" w:rsidRPr="0017266F" w:rsidRDefault="008702E9" w:rsidP="002C3321">
            <w:pPr>
              <w:pStyle w:val="ECONORMAL"/>
            </w:pPr>
            <w:r w:rsidRPr="0017266F">
              <w:t xml:space="preserve">-Técnicas apropiadas para las labores de limpieza y desinfección. </w:t>
            </w:r>
          </w:p>
          <w:p w14:paraId="21F312F0" w14:textId="3018C05F" w:rsidR="008702E9" w:rsidRPr="0017266F" w:rsidRDefault="008702E9" w:rsidP="002C3321">
            <w:pPr>
              <w:pStyle w:val="ECONORMAL"/>
            </w:pPr>
            <w:r w:rsidRPr="0017266F">
              <w:t xml:space="preserve">-Talleres de </w:t>
            </w:r>
            <w:r w:rsidRPr="0017266F">
              <w:lastRenderedPageBreak/>
              <w:t>segregación de residuos, movimiento interno, almacenamiento.</w:t>
            </w:r>
          </w:p>
        </w:tc>
        <w:tc>
          <w:tcPr>
            <w:tcW w:w="2552" w:type="dxa"/>
            <w:vAlign w:val="center"/>
          </w:tcPr>
          <w:p w14:paraId="7CF3C173" w14:textId="684B7A99" w:rsidR="006B59AC" w:rsidRPr="0017266F" w:rsidRDefault="00E354D8" w:rsidP="002C3321">
            <w:pPr>
              <w:pStyle w:val="ECONORMAL"/>
            </w:pPr>
            <w:r w:rsidRPr="0017266F">
              <w:lastRenderedPageBreak/>
              <w:t>Al finalizar el segundo semestre del año 20</w:t>
            </w:r>
            <w:r w:rsidR="004C1DCA">
              <w:t>22</w:t>
            </w:r>
            <w:r w:rsidRPr="0017266F">
              <w:t>, el 100% del personal habrá recibido formación general y específica en temas de gestión ambiental de residuos.</w:t>
            </w:r>
          </w:p>
          <w:p w14:paraId="02733F7D" w14:textId="77777777" w:rsidR="00806CB3" w:rsidRPr="0017266F" w:rsidRDefault="00806CB3" w:rsidP="002C3321">
            <w:pPr>
              <w:pStyle w:val="ECONORMAL"/>
            </w:pPr>
          </w:p>
          <w:p w14:paraId="2226EC11" w14:textId="77777777" w:rsidR="00806CB3" w:rsidRPr="0017266F" w:rsidRDefault="00806CB3" w:rsidP="002C3321">
            <w:pPr>
              <w:pStyle w:val="ECONORMAL"/>
            </w:pPr>
          </w:p>
          <w:p w14:paraId="53D50757" w14:textId="77777777" w:rsidR="00806CB3" w:rsidRPr="0017266F" w:rsidRDefault="00806CB3" w:rsidP="002C3321">
            <w:pPr>
              <w:pStyle w:val="ECONORMAL"/>
            </w:pPr>
          </w:p>
          <w:p w14:paraId="1C939DDD" w14:textId="77777777" w:rsidR="00806CB3" w:rsidRPr="0017266F" w:rsidRDefault="00806CB3" w:rsidP="002C3321">
            <w:pPr>
              <w:pStyle w:val="ECONORMAL"/>
            </w:pPr>
          </w:p>
          <w:p w14:paraId="5947929C" w14:textId="77777777" w:rsidR="00806CB3" w:rsidRPr="0017266F" w:rsidRDefault="00806CB3" w:rsidP="002C3321">
            <w:pPr>
              <w:pStyle w:val="ECONORMAL"/>
            </w:pPr>
          </w:p>
          <w:p w14:paraId="36EF5B1B" w14:textId="77777777" w:rsidR="00806CB3" w:rsidRPr="0017266F" w:rsidRDefault="00806CB3" w:rsidP="002C3321">
            <w:pPr>
              <w:pStyle w:val="ECONORMAL"/>
            </w:pPr>
          </w:p>
          <w:p w14:paraId="70747679" w14:textId="77777777" w:rsidR="00806CB3" w:rsidRPr="0017266F" w:rsidRDefault="00806CB3" w:rsidP="002C3321">
            <w:pPr>
              <w:pStyle w:val="ECONORMAL"/>
            </w:pPr>
          </w:p>
          <w:p w14:paraId="052A5868" w14:textId="6F06BC58" w:rsidR="00806CB3" w:rsidRPr="0017266F" w:rsidRDefault="00806CB3" w:rsidP="002C3321">
            <w:pPr>
              <w:pStyle w:val="ECONORMAL"/>
            </w:pPr>
          </w:p>
        </w:tc>
        <w:tc>
          <w:tcPr>
            <w:tcW w:w="2998" w:type="dxa"/>
          </w:tcPr>
          <w:p w14:paraId="0031EC86" w14:textId="70A01906" w:rsidR="00CF6AB5" w:rsidRPr="0017266F" w:rsidRDefault="00D944B4" w:rsidP="002C3321">
            <w:pPr>
              <w:pStyle w:val="ECONORMAL"/>
            </w:pPr>
            <m:oMathPara>
              <m:oMathParaPr>
                <m:jc m:val="center"/>
              </m:oMathParaPr>
              <m:oMath>
                <m:f>
                  <m:fPr>
                    <m:ctrlPr>
                      <w:rPr>
                        <w:rFonts w:ascii="Cambria Math" w:hAnsi="Cambria Math"/>
                      </w:rPr>
                    </m:ctrlPr>
                  </m:fPr>
                  <m:num>
                    <m:r>
                      <w:rPr>
                        <w:rFonts w:ascii="Cambria Math" w:hAnsi="Cambria Math"/>
                      </w:rPr>
                      <m:t>n</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empleados</m:t>
                    </m:r>
                    <m:r>
                      <m:rPr>
                        <m:sty m:val="p"/>
                      </m:rPr>
                      <w:rPr>
                        <w:rFonts w:ascii="Cambria Math" w:hAnsi="Cambria Math"/>
                      </w:rPr>
                      <m:t xml:space="preserve"> </m:t>
                    </m:r>
                    <m:r>
                      <w:rPr>
                        <w:rFonts w:ascii="Cambria Math" w:hAnsi="Cambria Math"/>
                      </w:rPr>
                      <m:t>capacitados</m:t>
                    </m:r>
                  </m:num>
                  <m:den>
                    <m:r>
                      <w:rPr>
                        <w:rFonts w:ascii="Cambria Math" w:hAnsi="Cambria Math"/>
                      </w:rPr>
                      <m:t>N</m:t>
                    </m:r>
                    <m:r>
                      <m:rPr>
                        <m:sty m:val="p"/>
                      </m:rPr>
                      <w:rPr>
                        <w:rFonts w:ascii="Cambria Math" w:hAnsi="Cambria Math"/>
                      </w:rPr>
                      <m:t xml:space="preserve">° </m:t>
                    </m:r>
                    <m:r>
                      <w:rPr>
                        <w:rFonts w:ascii="Cambria Math" w:hAnsi="Cambria Math"/>
                      </w:rPr>
                      <m:t>total</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empleados</m:t>
                    </m:r>
                  </m:den>
                </m:f>
                <m:r>
                  <m:rPr>
                    <m:sty m:val="p"/>
                  </m:rPr>
                  <w:rPr>
                    <w:rFonts w:ascii="Cambria Math" w:hAnsi="Cambria Math"/>
                  </w:rPr>
                  <m:t>*100</m:t>
                </m:r>
              </m:oMath>
            </m:oMathPara>
          </w:p>
          <w:p w14:paraId="6805FC21" w14:textId="7B8BEBE3" w:rsidR="00CF6AB5" w:rsidRPr="0017266F" w:rsidRDefault="00CF6AB5" w:rsidP="002C3321">
            <w:pPr>
              <w:pStyle w:val="ECONORMAL"/>
            </w:pPr>
          </w:p>
          <w:p w14:paraId="41E56D55" w14:textId="19A0381D" w:rsidR="001C519B" w:rsidRPr="0017266F" w:rsidRDefault="001C519B" w:rsidP="002C3321">
            <w:pPr>
              <w:pStyle w:val="ECONORMAL"/>
            </w:pPr>
          </w:p>
          <w:p w14:paraId="32956908" w14:textId="28EB3019" w:rsidR="001C519B" w:rsidRPr="0017266F" w:rsidRDefault="001C519B" w:rsidP="002C3321">
            <w:pPr>
              <w:pStyle w:val="ECONORMAL"/>
            </w:pPr>
          </w:p>
          <w:p w14:paraId="61A100E7" w14:textId="78AC853E" w:rsidR="001C519B" w:rsidRPr="0017266F" w:rsidRDefault="001C519B" w:rsidP="002C3321">
            <w:pPr>
              <w:pStyle w:val="ECONORMAL"/>
            </w:pPr>
          </w:p>
          <w:p w14:paraId="0D8087E0" w14:textId="16E942AB" w:rsidR="001C519B" w:rsidRPr="0017266F" w:rsidRDefault="001C519B" w:rsidP="002C3321">
            <w:pPr>
              <w:pStyle w:val="ECONORMAL"/>
            </w:pPr>
          </w:p>
          <w:p w14:paraId="0DAF46A2" w14:textId="18356449" w:rsidR="001C519B" w:rsidRPr="0017266F" w:rsidRDefault="001C519B" w:rsidP="002C3321">
            <w:pPr>
              <w:pStyle w:val="ECONORMAL"/>
            </w:pPr>
          </w:p>
          <w:p w14:paraId="5354F72C" w14:textId="7D9B24BA" w:rsidR="001C519B" w:rsidRPr="0017266F" w:rsidRDefault="001C519B" w:rsidP="002C3321">
            <w:pPr>
              <w:pStyle w:val="ECONORMAL"/>
            </w:pPr>
          </w:p>
          <w:p w14:paraId="43DCFA4B" w14:textId="0F7AD981" w:rsidR="001C519B" w:rsidRPr="0017266F" w:rsidRDefault="001C519B" w:rsidP="002C3321">
            <w:pPr>
              <w:pStyle w:val="ECONORMAL"/>
            </w:pPr>
          </w:p>
          <w:p w14:paraId="6C6266B5" w14:textId="2EF9B6BA" w:rsidR="008702E9" w:rsidRPr="0017266F" w:rsidRDefault="00D944B4" w:rsidP="002C3321">
            <w:pPr>
              <w:pStyle w:val="ECONORMAL"/>
            </w:pPr>
            <m:oMathPara>
              <m:oMathParaPr>
                <m:jc m:val="center"/>
              </m:oMathParaPr>
              <m:oMath>
                <m:f>
                  <m:fPr>
                    <m:ctrlPr>
                      <w:rPr>
                        <w:rFonts w:ascii="Cambria Math" w:hAnsi="Cambria Math"/>
                      </w:rPr>
                    </m:ctrlPr>
                  </m:fPr>
                  <m:num>
                    <m:r>
                      <w:rPr>
                        <w:rFonts w:ascii="Cambria Math" w:hAnsi="Cambria Math"/>
                      </w:rPr>
                      <m:t>n</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capacitaciones relizadas</m:t>
                    </m:r>
                  </m:num>
                  <m:den>
                    <m:r>
                      <w:rPr>
                        <w:rFonts w:ascii="Cambria Math" w:hAnsi="Cambria Math"/>
                      </w:rPr>
                      <m:t>N</m:t>
                    </m:r>
                    <m:r>
                      <m:rPr>
                        <m:sty m:val="p"/>
                      </m:rPr>
                      <w:rPr>
                        <w:rFonts w:ascii="Cambria Math" w:hAnsi="Cambria Math"/>
                      </w:rPr>
                      <m:t>° de capacitaciones programadas</m:t>
                    </m:r>
                  </m:den>
                </m:f>
                <m:r>
                  <m:rPr>
                    <m:sty m:val="p"/>
                  </m:rPr>
                  <w:rPr>
                    <w:rFonts w:ascii="Cambria Math" w:hAnsi="Cambria Math"/>
                  </w:rPr>
                  <m:t>*100</m:t>
                </m:r>
              </m:oMath>
            </m:oMathPara>
          </w:p>
          <w:p w14:paraId="76F6DD90" w14:textId="779EC3E3" w:rsidR="001C519B" w:rsidRPr="0017266F" w:rsidRDefault="001C519B" w:rsidP="002C3321">
            <w:pPr>
              <w:pStyle w:val="ECONORMAL"/>
            </w:pPr>
          </w:p>
          <w:p w14:paraId="20CDCEEE" w14:textId="77777777" w:rsidR="001C519B" w:rsidRPr="0017266F" w:rsidRDefault="001C519B" w:rsidP="002C3321">
            <w:pPr>
              <w:pStyle w:val="ECONORMAL"/>
            </w:pPr>
          </w:p>
          <w:p w14:paraId="38F21682" w14:textId="019B9F88" w:rsidR="00CF6AB5" w:rsidRPr="0017266F" w:rsidRDefault="00CF6AB5" w:rsidP="002C3321">
            <w:pPr>
              <w:pStyle w:val="ECONORMAL"/>
            </w:pPr>
          </w:p>
          <w:p w14:paraId="3A563EE9" w14:textId="77777777" w:rsidR="00CF6AB5" w:rsidRPr="0017266F" w:rsidRDefault="00CF6AB5" w:rsidP="002C3321">
            <w:pPr>
              <w:pStyle w:val="ECONORMAL"/>
            </w:pPr>
            <w:r w:rsidRPr="0017266F">
              <w:t xml:space="preserve"> </w:t>
            </w:r>
          </w:p>
          <w:p w14:paraId="19B847A4" w14:textId="77777777" w:rsidR="00CF6AB5" w:rsidRPr="0017266F" w:rsidRDefault="00CF6AB5" w:rsidP="002C3321">
            <w:pPr>
              <w:pStyle w:val="ECONORMAL"/>
            </w:pPr>
            <w:r w:rsidRPr="0017266F">
              <w:t xml:space="preserve"> </w:t>
            </w:r>
          </w:p>
          <w:p w14:paraId="448E51BE" w14:textId="4EC9D9A0" w:rsidR="006B59AC" w:rsidRPr="0017266F" w:rsidRDefault="006B59AC" w:rsidP="002C3321">
            <w:pPr>
              <w:pStyle w:val="ECONORMAL"/>
            </w:pPr>
          </w:p>
        </w:tc>
        <w:tc>
          <w:tcPr>
            <w:tcW w:w="1967" w:type="dxa"/>
            <w:vAlign w:val="center"/>
          </w:tcPr>
          <w:p w14:paraId="22E2B633" w14:textId="6AE39F75" w:rsidR="006B59AC" w:rsidRPr="0017266F" w:rsidRDefault="00201454" w:rsidP="002C3321">
            <w:pPr>
              <w:pStyle w:val="ECONORMAL"/>
            </w:pPr>
            <w:r>
              <w:t>HSE</w:t>
            </w:r>
          </w:p>
        </w:tc>
      </w:tr>
    </w:tbl>
    <w:p w14:paraId="650578E3" w14:textId="6EBB91BD" w:rsidR="006F3EC1" w:rsidRPr="0017266F" w:rsidRDefault="006F3EC1" w:rsidP="006F3EC1">
      <w:pPr>
        <w:pStyle w:val="ECONORMAL"/>
        <w:spacing w:line="276" w:lineRule="auto"/>
        <w:jc w:val="center"/>
        <w:rPr>
          <w:rFonts w:eastAsia="Times New Roman"/>
          <w:sz w:val="20"/>
          <w:szCs w:val="20"/>
        </w:rPr>
      </w:pPr>
      <w:r w:rsidRPr="0017266F">
        <w:rPr>
          <w:rFonts w:eastAsia="Times New Roman"/>
          <w:sz w:val="20"/>
          <w:szCs w:val="20"/>
        </w:rPr>
        <w:lastRenderedPageBreak/>
        <w:t xml:space="preserve">Fuente: </w:t>
      </w:r>
      <w:r w:rsidR="00017023" w:rsidRPr="00017023">
        <w:rPr>
          <w:rFonts w:eastAsia="Times New Roman"/>
          <w:sz w:val="20"/>
          <w:szCs w:val="20"/>
        </w:rPr>
        <w:t>INGENIERÍA Y SERVICIOS DE COLOMBIA D&amp;R SAS.</w:t>
      </w:r>
    </w:p>
    <w:p w14:paraId="29B65938" w14:textId="77777777" w:rsidR="00421802" w:rsidRPr="0017266F" w:rsidRDefault="00421802" w:rsidP="00421802">
      <w:pPr>
        <w:pStyle w:val="ECONORMAL"/>
      </w:pPr>
    </w:p>
    <w:p w14:paraId="6BF10CEA" w14:textId="05DDD162" w:rsidR="00097904" w:rsidRPr="0017266F" w:rsidRDefault="00097904" w:rsidP="006F3EC1">
      <w:pPr>
        <w:pStyle w:val="ECONORMAL"/>
        <w:rPr>
          <w:b/>
          <w:bCs/>
          <w:caps/>
          <w:sz w:val="24"/>
          <w:szCs w:val="24"/>
        </w:rPr>
      </w:pPr>
      <w:r w:rsidRPr="0017266F">
        <w:rPr>
          <w:b/>
          <w:bCs/>
          <w:caps/>
          <w:sz w:val="24"/>
          <w:szCs w:val="24"/>
        </w:rPr>
        <w:t>El monitoreo y seguimiento:</w:t>
      </w:r>
    </w:p>
    <w:p w14:paraId="1462E594" w14:textId="77777777" w:rsidR="00097904" w:rsidRPr="0017266F" w:rsidRDefault="00097904" w:rsidP="006F3EC1">
      <w:pPr>
        <w:pStyle w:val="ECONORMAL"/>
        <w:rPr>
          <w:sz w:val="24"/>
          <w:szCs w:val="24"/>
        </w:rPr>
      </w:pPr>
    </w:p>
    <w:p w14:paraId="1AAAE1D7" w14:textId="630F1B1D" w:rsidR="00F07CD3" w:rsidRPr="0017266F" w:rsidRDefault="00097904" w:rsidP="006F3EC1">
      <w:pPr>
        <w:pStyle w:val="ECONORMAL"/>
        <w:rPr>
          <w:sz w:val="24"/>
          <w:szCs w:val="24"/>
        </w:rPr>
      </w:pPr>
      <w:r w:rsidRPr="0017266F">
        <w:rPr>
          <w:sz w:val="24"/>
          <w:szCs w:val="24"/>
        </w:rPr>
        <w:t>El monitoreo y seguimiento del programa de capacitación y socialización dependerá de la actividad desarrollada, las jornadas de capacitación y sensibilización se procederá a registrar cada actividad en el formato de capacitaciones que maneja la empresa precisando la fecha en que se desarrolla la actividad, su nombre y sus respectivos asistentes, evaluación del tema y evaluación del capacitador.</w:t>
      </w:r>
    </w:p>
    <w:p w14:paraId="480ECCBB" w14:textId="7AD0EE48" w:rsidR="00097904" w:rsidRPr="0017266F" w:rsidRDefault="00097904" w:rsidP="00421802">
      <w:pPr>
        <w:pStyle w:val="ECONORMAL"/>
        <w:rPr>
          <w:b/>
          <w:bCs/>
          <w:sz w:val="24"/>
          <w:szCs w:val="24"/>
        </w:rPr>
      </w:pPr>
    </w:p>
    <w:p w14:paraId="3C5243E1" w14:textId="0B21E2B9" w:rsidR="00097904" w:rsidRDefault="00097904" w:rsidP="00421802">
      <w:pPr>
        <w:pStyle w:val="ECONORMAL"/>
        <w:rPr>
          <w:b/>
          <w:bCs/>
          <w:caps/>
          <w:sz w:val="24"/>
          <w:szCs w:val="24"/>
        </w:rPr>
      </w:pPr>
      <w:r w:rsidRPr="0017266F">
        <w:rPr>
          <w:b/>
          <w:bCs/>
          <w:caps/>
          <w:sz w:val="24"/>
          <w:szCs w:val="24"/>
        </w:rPr>
        <w:t>Cronograma:</w:t>
      </w:r>
    </w:p>
    <w:p w14:paraId="2E037CB8" w14:textId="77777777" w:rsidR="00B61C48" w:rsidRPr="0017266F" w:rsidRDefault="00B61C48" w:rsidP="00421802">
      <w:pPr>
        <w:pStyle w:val="ECONORMAL"/>
        <w:rPr>
          <w:b/>
          <w:bCs/>
          <w:caps/>
          <w:sz w:val="24"/>
          <w:szCs w:val="24"/>
        </w:rPr>
      </w:pPr>
    </w:p>
    <w:p w14:paraId="2EB4C568" w14:textId="7BF54459" w:rsidR="00097904" w:rsidRPr="0017266F" w:rsidRDefault="00B61C48" w:rsidP="00F07CD3">
      <w:pPr>
        <w:pStyle w:val="ECONORMAL"/>
        <w:rPr>
          <w:b/>
          <w:bCs/>
        </w:rPr>
      </w:pPr>
      <w:r>
        <w:rPr>
          <w:b/>
          <w:bCs/>
        </w:rPr>
        <w:t>Tabla 17. CRONOGRAMA</w:t>
      </w:r>
      <w:r w:rsidRPr="00B61C48">
        <w:rPr>
          <w:b/>
          <w:bCs/>
        </w:rPr>
        <w:t xml:space="preserve"> DE CAPACITACIÓN Y SOCIALIZACIÓN</w:t>
      </w:r>
    </w:p>
    <w:tbl>
      <w:tblPr>
        <w:tblW w:w="9077" w:type="dxa"/>
        <w:tblCellMar>
          <w:left w:w="70" w:type="dxa"/>
          <w:right w:w="70" w:type="dxa"/>
        </w:tblCellMar>
        <w:tblLook w:val="04A0" w:firstRow="1" w:lastRow="0" w:firstColumn="1" w:lastColumn="0" w:noHBand="0" w:noVBand="1"/>
      </w:tblPr>
      <w:tblGrid>
        <w:gridCol w:w="4022"/>
        <w:gridCol w:w="558"/>
        <w:gridCol w:w="668"/>
        <w:gridCol w:w="543"/>
        <w:gridCol w:w="463"/>
        <w:gridCol w:w="592"/>
        <w:gridCol w:w="574"/>
        <w:gridCol w:w="536"/>
        <w:gridCol w:w="604"/>
        <w:gridCol w:w="517"/>
      </w:tblGrid>
      <w:tr w:rsidR="00F96006" w:rsidRPr="0017266F" w14:paraId="3C7440F6" w14:textId="77777777" w:rsidTr="00201454">
        <w:trPr>
          <w:trHeight w:val="219"/>
        </w:trPr>
        <w:tc>
          <w:tcPr>
            <w:tcW w:w="4022"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68BC7415" w14:textId="77777777" w:rsidR="00F96006" w:rsidRPr="0017266F" w:rsidRDefault="00F96006" w:rsidP="00F96006">
            <w:pPr>
              <w:jc w:val="center"/>
              <w:rPr>
                <w:rFonts w:ascii="Calibri" w:hAnsi="Calibri" w:cs="Calibri"/>
                <w:b/>
                <w:bCs/>
                <w:color w:val="000000"/>
                <w:sz w:val="22"/>
                <w:szCs w:val="22"/>
              </w:rPr>
            </w:pPr>
            <w:r w:rsidRPr="0017266F">
              <w:rPr>
                <w:rFonts w:ascii="Calibri" w:hAnsi="Calibri" w:cs="Calibri"/>
                <w:b/>
                <w:bCs/>
                <w:color w:val="000000"/>
                <w:sz w:val="22"/>
                <w:szCs w:val="22"/>
              </w:rPr>
              <w:t xml:space="preserve">TEMA </w:t>
            </w:r>
          </w:p>
        </w:tc>
        <w:tc>
          <w:tcPr>
            <w:tcW w:w="5055" w:type="dxa"/>
            <w:gridSpan w:val="9"/>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20BE37ED" w14:textId="77777777" w:rsidR="00F96006" w:rsidRPr="0017266F" w:rsidRDefault="00F96006" w:rsidP="00F96006">
            <w:pPr>
              <w:jc w:val="center"/>
              <w:rPr>
                <w:rFonts w:ascii="Calibri" w:hAnsi="Calibri" w:cs="Calibri"/>
                <w:b/>
                <w:bCs/>
                <w:color w:val="000000"/>
                <w:sz w:val="22"/>
                <w:szCs w:val="22"/>
              </w:rPr>
            </w:pPr>
            <w:r w:rsidRPr="0017266F">
              <w:rPr>
                <w:rFonts w:ascii="Calibri" w:hAnsi="Calibri" w:cs="Calibri"/>
                <w:b/>
                <w:bCs/>
                <w:color w:val="000000"/>
                <w:sz w:val="22"/>
                <w:szCs w:val="22"/>
              </w:rPr>
              <w:t xml:space="preserve">CRONOGRAMA ANUAL </w:t>
            </w:r>
          </w:p>
        </w:tc>
      </w:tr>
      <w:tr w:rsidR="00F96006" w:rsidRPr="0017266F" w14:paraId="7B40D895" w14:textId="77777777" w:rsidTr="00201454">
        <w:trPr>
          <w:trHeight w:val="219"/>
        </w:trPr>
        <w:tc>
          <w:tcPr>
            <w:tcW w:w="4022"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2ECEA3E" w14:textId="77777777" w:rsidR="00F96006" w:rsidRPr="0017266F" w:rsidRDefault="00F96006" w:rsidP="00F96006">
            <w:pPr>
              <w:rPr>
                <w:rFonts w:ascii="Calibri" w:hAnsi="Calibri" w:cs="Calibri"/>
                <w:b/>
                <w:bCs/>
                <w:color w:val="000000"/>
                <w:sz w:val="22"/>
                <w:szCs w:val="22"/>
              </w:rPr>
            </w:pPr>
          </w:p>
        </w:tc>
        <w:tc>
          <w:tcPr>
            <w:tcW w:w="558" w:type="dxa"/>
            <w:tcBorders>
              <w:top w:val="nil"/>
              <w:left w:val="nil"/>
              <w:bottom w:val="single" w:sz="4" w:space="0" w:color="auto"/>
              <w:right w:val="single" w:sz="4" w:space="0" w:color="auto"/>
            </w:tcBorders>
            <w:shd w:val="clear" w:color="auto" w:fill="D9D9D9" w:themeFill="background1" w:themeFillShade="D9"/>
            <w:noWrap/>
            <w:vAlign w:val="center"/>
            <w:hideMark/>
          </w:tcPr>
          <w:p w14:paraId="65E3344C" w14:textId="1057AB41" w:rsidR="00F96006" w:rsidRPr="0017266F" w:rsidRDefault="00F96006" w:rsidP="00F96006">
            <w:pPr>
              <w:jc w:val="center"/>
              <w:rPr>
                <w:rFonts w:ascii="Calibri" w:hAnsi="Calibri" w:cs="Calibri"/>
                <w:b/>
                <w:bCs/>
                <w:color w:val="000000"/>
                <w:sz w:val="22"/>
                <w:szCs w:val="22"/>
              </w:rPr>
            </w:pPr>
            <w:r w:rsidRPr="0017266F">
              <w:rPr>
                <w:rFonts w:ascii="Calibri" w:hAnsi="Calibri" w:cs="Calibri"/>
                <w:b/>
                <w:bCs/>
                <w:color w:val="000000"/>
                <w:sz w:val="22"/>
                <w:szCs w:val="22"/>
              </w:rPr>
              <w:t>Abr</w:t>
            </w:r>
          </w:p>
        </w:tc>
        <w:tc>
          <w:tcPr>
            <w:tcW w:w="668" w:type="dxa"/>
            <w:tcBorders>
              <w:top w:val="nil"/>
              <w:left w:val="nil"/>
              <w:bottom w:val="single" w:sz="4" w:space="0" w:color="auto"/>
              <w:right w:val="single" w:sz="4" w:space="0" w:color="auto"/>
            </w:tcBorders>
            <w:shd w:val="clear" w:color="auto" w:fill="D9D9D9" w:themeFill="background1" w:themeFillShade="D9"/>
            <w:noWrap/>
            <w:vAlign w:val="center"/>
            <w:hideMark/>
          </w:tcPr>
          <w:p w14:paraId="585A3767" w14:textId="28552E7F" w:rsidR="00F96006" w:rsidRPr="0017266F" w:rsidRDefault="00F96006" w:rsidP="00F96006">
            <w:pPr>
              <w:jc w:val="center"/>
              <w:rPr>
                <w:rFonts w:ascii="Calibri" w:hAnsi="Calibri" w:cs="Calibri"/>
                <w:b/>
                <w:bCs/>
                <w:color w:val="000000"/>
                <w:sz w:val="22"/>
                <w:szCs w:val="22"/>
              </w:rPr>
            </w:pPr>
            <w:proofErr w:type="spellStart"/>
            <w:r w:rsidRPr="0017266F">
              <w:rPr>
                <w:rFonts w:ascii="Calibri" w:hAnsi="Calibri" w:cs="Calibri"/>
                <w:b/>
                <w:bCs/>
                <w:color w:val="000000"/>
                <w:sz w:val="22"/>
                <w:szCs w:val="22"/>
              </w:rPr>
              <w:t>May</w:t>
            </w:r>
            <w:proofErr w:type="spellEnd"/>
            <w:r w:rsidRPr="0017266F">
              <w:rPr>
                <w:rFonts w:ascii="Calibri" w:hAnsi="Calibri" w:cs="Calibri"/>
                <w:b/>
                <w:bCs/>
                <w:color w:val="000000"/>
                <w:sz w:val="22"/>
                <w:szCs w:val="22"/>
              </w:rPr>
              <w:t>.</w:t>
            </w:r>
          </w:p>
        </w:tc>
        <w:tc>
          <w:tcPr>
            <w:tcW w:w="543" w:type="dxa"/>
            <w:tcBorders>
              <w:top w:val="nil"/>
              <w:left w:val="nil"/>
              <w:bottom w:val="single" w:sz="4" w:space="0" w:color="auto"/>
              <w:right w:val="single" w:sz="4" w:space="0" w:color="auto"/>
            </w:tcBorders>
            <w:shd w:val="clear" w:color="auto" w:fill="D9D9D9" w:themeFill="background1" w:themeFillShade="D9"/>
            <w:noWrap/>
            <w:vAlign w:val="center"/>
            <w:hideMark/>
          </w:tcPr>
          <w:p w14:paraId="180C448F" w14:textId="6C8FB751" w:rsidR="00F96006" w:rsidRPr="0017266F" w:rsidRDefault="00F96006" w:rsidP="00F96006">
            <w:pPr>
              <w:jc w:val="center"/>
              <w:rPr>
                <w:rFonts w:ascii="Calibri" w:hAnsi="Calibri" w:cs="Calibri"/>
                <w:b/>
                <w:bCs/>
                <w:color w:val="000000"/>
                <w:sz w:val="22"/>
                <w:szCs w:val="22"/>
              </w:rPr>
            </w:pPr>
            <w:r w:rsidRPr="0017266F">
              <w:rPr>
                <w:rFonts w:ascii="Calibri" w:hAnsi="Calibri" w:cs="Calibri"/>
                <w:b/>
                <w:bCs/>
                <w:color w:val="000000"/>
                <w:sz w:val="22"/>
                <w:szCs w:val="22"/>
              </w:rPr>
              <w:t>Jun</w:t>
            </w:r>
          </w:p>
        </w:tc>
        <w:tc>
          <w:tcPr>
            <w:tcW w:w="463" w:type="dxa"/>
            <w:tcBorders>
              <w:top w:val="nil"/>
              <w:left w:val="nil"/>
              <w:bottom w:val="single" w:sz="4" w:space="0" w:color="auto"/>
              <w:right w:val="single" w:sz="4" w:space="0" w:color="auto"/>
            </w:tcBorders>
            <w:shd w:val="clear" w:color="auto" w:fill="D9D9D9" w:themeFill="background1" w:themeFillShade="D9"/>
            <w:noWrap/>
            <w:vAlign w:val="center"/>
            <w:hideMark/>
          </w:tcPr>
          <w:p w14:paraId="29AEE922" w14:textId="09799124" w:rsidR="00F96006" w:rsidRPr="0017266F" w:rsidRDefault="00F96006" w:rsidP="00F96006">
            <w:pPr>
              <w:jc w:val="center"/>
              <w:rPr>
                <w:rFonts w:ascii="Calibri" w:hAnsi="Calibri" w:cs="Calibri"/>
                <w:b/>
                <w:bCs/>
                <w:color w:val="000000"/>
                <w:sz w:val="22"/>
                <w:szCs w:val="22"/>
              </w:rPr>
            </w:pPr>
            <w:r w:rsidRPr="0017266F">
              <w:rPr>
                <w:rFonts w:ascii="Calibri" w:hAnsi="Calibri" w:cs="Calibri"/>
                <w:b/>
                <w:bCs/>
                <w:color w:val="000000"/>
                <w:sz w:val="22"/>
                <w:szCs w:val="22"/>
              </w:rPr>
              <w:t>Jul</w:t>
            </w:r>
          </w:p>
        </w:tc>
        <w:tc>
          <w:tcPr>
            <w:tcW w:w="592" w:type="dxa"/>
            <w:tcBorders>
              <w:top w:val="nil"/>
              <w:left w:val="nil"/>
              <w:bottom w:val="single" w:sz="4" w:space="0" w:color="auto"/>
              <w:right w:val="single" w:sz="4" w:space="0" w:color="auto"/>
            </w:tcBorders>
            <w:shd w:val="clear" w:color="auto" w:fill="D9D9D9" w:themeFill="background1" w:themeFillShade="D9"/>
            <w:noWrap/>
            <w:vAlign w:val="center"/>
            <w:hideMark/>
          </w:tcPr>
          <w:p w14:paraId="36328642" w14:textId="0245AD6C" w:rsidR="00F96006" w:rsidRPr="0017266F" w:rsidRDefault="00F96006" w:rsidP="00F96006">
            <w:pPr>
              <w:jc w:val="center"/>
              <w:rPr>
                <w:rFonts w:ascii="Calibri" w:hAnsi="Calibri" w:cs="Calibri"/>
                <w:b/>
                <w:bCs/>
                <w:color w:val="000000"/>
                <w:sz w:val="22"/>
                <w:szCs w:val="22"/>
              </w:rPr>
            </w:pPr>
            <w:r w:rsidRPr="0017266F">
              <w:rPr>
                <w:rFonts w:ascii="Calibri" w:hAnsi="Calibri" w:cs="Calibri"/>
                <w:b/>
                <w:bCs/>
                <w:color w:val="000000"/>
                <w:sz w:val="22"/>
                <w:szCs w:val="22"/>
              </w:rPr>
              <w:t>Ago.</w:t>
            </w:r>
          </w:p>
        </w:tc>
        <w:tc>
          <w:tcPr>
            <w:tcW w:w="574" w:type="dxa"/>
            <w:tcBorders>
              <w:top w:val="nil"/>
              <w:left w:val="nil"/>
              <w:bottom w:val="single" w:sz="4" w:space="0" w:color="auto"/>
              <w:right w:val="single" w:sz="4" w:space="0" w:color="auto"/>
            </w:tcBorders>
            <w:shd w:val="clear" w:color="auto" w:fill="D9D9D9" w:themeFill="background1" w:themeFillShade="D9"/>
            <w:noWrap/>
            <w:vAlign w:val="center"/>
            <w:hideMark/>
          </w:tcPr>
          <w:p w14:paraId="4B5561B3" w14:textId="0AD0E499" w:rsidR="00F96006" w:rsidRPr="0017266F" w:rsidRDefault="00F96006" w:rsidP="00F96006">
            <w:pPr>
              <w:jc w:val="center"/>
              <w:rPr>
                <w:rFonts w:ascii="Calibri" w:hAnsi="Calibri" w:cs="Calibri"/>
                <w:b/>
                <w:bCs/>
                <w:color w:val="000000"/>
                <w:sz w:val="22"/>
                <w:szCs w:val="22"/>
              </w:rPr>
            </w:pPr>
            <w:r w:rsidRPr="0017266F">
              <w:rPr>
                <w:rFonts w:ascii="Calibri" w:hAnsi="Calibri" w:cs="Calibri"/>
                <w:b/>
                <w:bCs/>
                <w:color w:val="000000"/>
                <w:sz w:val="22"/>
                <w:szCs w:val="22"/>
              </w:rPr>
              <w:t>Sep.</w:t>
            </w:r>
          </w:p>
        </w:tc>
        <w:tc>
          <w:tcPr>
            <w:tcW w:w="536" w:type="dxa"/>
            <w:tcBorders>
              <w:top w:val="nil"/>
              <w:left w:val="nil"/>
              <w:bottom w:val="single" w:sz="4" w:space="0" w:color="auto"/>
              <w:right w:val="single" w:sz="4" w:space="0" w:color="auto"/>
            </w:tcBorders>
            <w:shd w:val="clear" w:color="auto" w:fill="D9D9D9" w:themeFill="background1" w:themeFillShade="D9"/>
            <w:noWrap/>
            <w:vAlign w:val="center"/>
            <w:hideMark/>
          </w:tcPr>
          <w:p w14:paraId="2591F40F" w14:textId="11DEE1E7" w:rsidR="00F96006" w:rsidRPr="0017266F" w:rsidRDefault="00F96006" w:rsidP="00F96006">
            <w:pPr>
              <w:jc w:val="center"/>
              <w:rPr>
                <w:rFonts w:ascii="Calibri" w:hAnsi="Calibri" w:cs="Calibri"/>
                <w:b/>
                <w:bCs/>
                <w:color w:val="000000"/>
                <w:sz w:val="22"/>
                <w:szCs w:val="22"/>
              </w:rPr>
            </w:pPr>
            <w:r w:rsidRPr="0017266F">
              <w:rPr>
                <w:rFonts w:ascii="Calibri" w:hAnsi="Calibri" w:cs="Calibri"/>
                <w:b/>
                <w:bCs/>
                <w:color w:val="000000"/>
                <w:sz w:val="22"/>
                <w:szCs w:val="22"/>
              </w:rPr>
              <w:t>Oct</w:t>
            </w:r>
          </w:p>
        </w:tc>
        <w:tc>
          <w:tcPr>
            <w:tcW w:w="604" w:type="dxa"/>
            <w:tcBorders>
              <w:top w:val="nil"/>
              <w:left w:val="nil"/>
              <w:bottom w:val="single" w:sz="4" w:space="0" w:color="auto"/>
              <w:right w:val="single" w:sz="4" w:space="0" w:color="auto"/>
            </w:tcBorders>
            <w:shd w:val="clear" w:color="auto" w:fill="D9D9D9" w:themeFill="background1" w:themeFillShade="D9"/>
            <w:noWrap/>
            <w:vAlign w:val="center"/>
            <w:hideMark/>
          </w:tcPr>
          <w:p w14:paraId="6B4CA9BB" w14:textId="74F80427" w:rsidR="00F96006" w:rsidRPr="0017266F" w:rsidRDefault="00F96006" w:rsidP="00F96006">
            <w:pPr>
              <w:jc w:val="center"/>
              <w:rPr>
                <w:rFonts w:ascii="Calibri" w:hAnsi="Calibri" w:cs="Calibri"/>
                <w:b/>
                <w:bCs/>
                <w:color w:val="000000"/>
                <w:sz w:val="22"/>
                <w:szCs w:val="22"/>
              </w:rPr>
            </w:pPr>
            <w:r w:rsidRPr="0017266F">
              <w:rPr>
                <w:rFonts w:ascii="Calibri" w:hAnsi="Calibri" w:cs="Calibri"/>
                <w:b/>
                <w:bCs/>
                <w:color w:val="000000"/>
                <w:sz w:val="22"/>
                <w:szCs w:val="22"/>
              </w:rPr>
              <w:t>Nov</w:t>
            </w:r>
          </w:p>
        </w:tc>
        <w:tc>
          <w:tcPr>
            <w:tcW w:w="512" w:type="dxa"/>
            <w:tcBorders>
              <w:top w:val="nil"/>
              <w:left w:val="nil"/>
              <w:bottom w:val="single" w:sz="4" w:space="0" w:color="auto"/>
              <w:right w:val="single" w:sz="4" w:space="0" w:color="auto"/>
            </w:tcBorders>
            <w:shd w:val="clear" w:color="auto" w:fill="D9D9D9" w:themeFill="background1" w:themeFillShade="D9"/>
            <w:noWrap/>
            <w:vAlign w:val="center"/>
            <w:hideMark/>
          </w:tcPr>
          <w:p w14:paraId="7718534E" w14:textId="29BB7562" w:rsidR="00F96006" w:rsidRPr="0017266F" w:rsidRDefault="00F96006" w:rsidP="00F96006">
            <w:pPr>
              <w:jc w:val="center"/>
              <w:rPr>
                <w:rFonts w:ascii="Calibri" w:hAnsi="Calibri" w:cs="Calibri"/>
                <w:b/>
                <w:bCs/>
                <w:color w:val="000000"/>
                <w:sz w:val="22"/>
                <w:szCs w:val="22"/>
              </w:rPr>
            </w:pPr>
            <w:r w:rsidRPr="0017266F">
              <w:rPr>
                <w:rFonts w:ascii="Calibri" w:hAnsi="Calibri" w:cs="Calibri"/>
                <w:b/>
                <w:bCs/>
                <w:color w:val="000000"/>
                <w:sz w:val="22"/>
                <w:szCs w:val="22"/>
              </w:rPr>
              <w:t>Dic</w:t>
            </w:r>
          </w:p>
        </w:tc>
      </w:tr>
      <w:tr w:rsidR="00F96006" w:rsidRPr="0017266F" w14:paraId="011B9091" w14:textId="77777777" w:rsidTr="00B61C48">
        <w:trPr>
          <w:trHeight w:val="363"/>
        </w:trPr>
        <w:tc>
          <w:tcPr>
            <w:tcW w:w="402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C1D913" w14:textId="455079F3" w:rsidR="00F96006" w:rsidRPr="0017266F" w:rsidRDefault="00F96006" w:rsidP="00F96006">
            <w:pPr>
              <w:jc w:val="center"/>
              <w:rPr>
                <w:rFonts w:ascii="Arial" w:hAnsi="Arial" w:cs="Arial"/>
                <w:color w:val="000000"/>
                <w:sz w:val="18"/>
                <w:szCs w:val="18"/>
              </w:rPr>
            </w:pPr>
            <w:r w:rsidRPr="0017266F">
              <w:rPr>
                <w:rFonts w:ascii="Arial" w:hAnsi="Arial" w:cs="Arial"/>
                <w:color w:val="000000"/>
                <w:sz w:val="18"/>
                <w:szCs w:val="18"/>
              </w:rPr>
              <w:t>P</w:t>
            </w:r>
            <w:r w:rsidR="0056327A">
              <w:rPr>
                <w:rFonts w:ascii="Arial" w:hAnsi="Arial" w:cs="Arial"/>
                <w:color w:val="000000"/>
                <w:sz w:val="18"/>
                <w:szCs w:val="18"/>
              </w:rPr>
              <w:t>G</w:t>
            </w:r>
            <w:r w:rsidRPr="0017266F">
              <w:rPr>
                <w:rFonts w:ascii="Arial" w:hAnsi="Arial" w:cs="Arial"/>
                <w:color w:val="000000"/>
                <w:sz w:val="18"/>
                <w:szCs w:val="18"/>
              </w:rPr>
              <w:t xml:space="preserve">IRS </w:t>
            </w:r>
            <w:r w:rsidR="00017023" w:rsidRPr="00017023">
              <w:rPr>
                <w:rFonts w:ascii="Arial" w:hAnsi="Arial" w:cs="Arial"/>
                <w:color w:val="000000"/>
                <w:sz w:val="18"/>
                <w:szCs w:val="18"/>
              </w:rPr>
              <w:t>INGENIERÍA Y SERVICIOS DE COLOMBIA D&amp;R SAS.</w:t>
            </w:r>
          </w:p>
        </w:tc>
        <w:tc>
          <w:tcPr>
            <w:tcW w:w="558" w:type="dxa"/>
            <w:tcBorders>
              <w:top w:val="nil"/>
              <w:left w:val="nil"/>
              <w:bottom w:val="single" w:sz="4" w:space="0" w:color="auto"/>
              <w:right w:val="single" w:sz="4" w:space="0" w:color="auto"/>
            </w:tcBorders>
            <w:shd w:val="clear" w:color="auto" w:fill="auto"/>
            <w:noWrap/>
            <w:vAlign w:val="bottom"/>
            <w:hideMark/>
          </w:tcPr>
          <w:p w14:paraId="04B154A5" w14:textId="77777777" w:rsidR="00F96006" w:rsidRPr="0017266F" w:rsidRDefault="00F96006" w:rsidP="00F96006">
            <w:pPr>
              <w:rPr>
                <w:rFonts w:ascii="Arial" w:hAnsi="Arial" w:cs="Arial"/>
                <w:b/>
                <w:bCs/>
                <w:color w:val="000000"/>
                <w:sz w:val="18"/>
                <w:szCs w:val="18"/>
              </w:rPr>
            </w:pPr>
            <w:r w:rsidRPr="0017266F">
              <w:rPr>
                <w:rFonts w:ascii="Arial" w:hAnsi="Arial" w:cs="Arial"/>
                <w:b/>
                <w:bCs/>
                <w:color w:val="000000"/>
                <w:sz w:val="18"/>
                <w:szCs w:val="18"/>
              </w:rPr>
              <w:t> </w:t>
            </w:r>
          </w:p>
        </w:tc>
        <w:tc>
          <w:tcPr>
            <w:tcW w:w="668" w:type="dxa"/>
            <w:tcBorders>
              <w:top w:val="nil"/>
              <w:left w:val="nil"/>
              <w:bottom w:val="single" w:sz="4" w:space="0" w:color="auto"/>
              <w:right w:val="single" w:sz="4" w:space="0" w:color="auto"/>
            </w:tcBorders>
            <w:shd w:val="clear" w:color="auto" w:fill="auto"/>
            <w:noWrap/>
            <w:vAlign w:val="bottom"/>
            <w:hideMark/>
          </w:tcPr>
          <w:p w14:paraId="2208EDE6" w14:textId="77777777" w:rsidR="00F96006" w:rsidRPr="0017266F" w:rsidRDefault="00F96006" w:rsidP="00F96006">
            <w:pPr>
              <w:rPr>
                <w:rFonts w:ascii="Arial" w:hAnsi="Arial" w:cs="Arial"/>
                <w:b/>
                <w:bCs/>
                <w:color w:val="000000"/>
                <w:sz w:val="18"/>
                <w:szCs w:val="18"/>
              </w:rPr>
            </w:pPr>
            <w:r w:rsidRPr="0017266F">
              <w:rPr>
                <w:rFonts w:ascii="Arial" w:hAnsi="Arial" w:cs="Arial"/>
                <w:b/>
                <w:bCs/>
                <w:color w:val="000000"/>
                <w:sz w:val="18"/>
                <w:szCs w:val="18"/>
              </w:rPr>
              <w:t> </w:t>
            </w:r>
          </w:p>
        </w:tc>
        <w:tc>
          <w:tcPr>
            <w:tcW w:w="543" w:type="dxa"/>
            <w:tcBorders>
              <w:top w:val="nil"/>
              <w:left w:val="nil"/>
              <w:bottom w:val="single" w:sz="4" w:space="0" w:color="auto"/>
              <w:right w:val="single" w:sz="4" w:space="0" w:color="auto"/>
            </w:tcBorders>
            <w:shd w:val="clear" w:color="auto" w:fill="auto"/>
            <w:noWrap/>
            <w:vAlign w:val="bottom"/>
            <w:hideMark/>
          </w:tcPr>
          <w:p w14:paraId="4B9B649D" w14:textId="77777777" w:rsidR="00F96006" w:rsidRPr="0017266F" w:rsidRDefault="00F96006" w:rsidP="00F96006">
            <w:pPr>
              <w:rPr>
                <w:rFonts w:ascii="Arial" w:hAnsi="Arial" w:cs="Arial"/>
                <w:b/>
                <w:bCs/>
                <w:color w:val="000000"/>
                <w:sz w:val="18"/>
                <w:szCs w:val="18"/>
              </w:rPr>
            </w:pPr>
            <w:r w:rsidRPr="0017266F">
              <w:rPr>
                <w:rFonts w:ascii="Arial" w:hAnsi="Arial" w:cs="Arial"/>
                <w:b/>
                <w:bCs/>
                <w:color w:val="000000"/>
                <w:sz w:val="18"/>
                <w:szCs w:val="18"/>
              </w:rPr>
              <w:t> </w:t>
            </w:r>
          </w:p>
        </w:tc>
        <w:tc>
          <w:tcPr>
            <w:tcW w:w="463" w:type="dxa"/>
            <w:tcBorders>
              <w:top w:val="nil"/>
              <w:left w:val="nil"/>
              <w:bottom w:val="single" w:sz="4" w:space="0" w:color="auto"/>
              <w:right w:val="single" w:sz="4" w:space="0" w:color="auto"/>
            </w:tcBorders>
            <w:shd w:val="clear" w:color="auto" w:fill="auto"/>
            <w:noWrap/>
            <w:vAlign w:val="bottom"/>
            <w:hideMark/>
          </w:tcPr>
          <w:p w14:paraId="236FC459" w14:textId="77777777" w:rsidR="00F96006" w:rsidRPr="0017266F" w:rsidRDefault="00F96006" w:rsidP="00F96006">
            <w:pPr>
              <w:rPr>
                <w:rFonts w:ascii="Arial" w:hAnsi="Arial" w:cs="Arial"/>
                <w:b/>
                <w:bCs/>
                <w:color w:val="000000"/>
                <w:sz w:val="18"/>
                <w:szCs w:val="18"/>
              </w:rPr>
            </w:pPr>
            <w:r w:rsidRPr="0017266F">
              <w:rPr>
                <w:rFonts w:ascii="Arial" w:hAnsi="Arial" w:cs="Arial"/>
                <w:b/>
                <w:bCs/>
                <w:color w:val="000000"/>
                <w:sz w:val="18"/>
                <w:szCs w:val="18"/>
              </w:rPr>
              <w:t> </w:t>
            </w:r>
          </w:p>
        </w:tc>
        <w:tc>
          <w:tcPr>
            <w:tcW w:w="592" w:type="dxa"/>
            <w:tcBorders>
              <w:top w:val="nil"/>
              <w:left w:val="nil"/>
              <w:bottom w:val="single" w:sz="4" w:space="0" w:color="auto"/>
              <w:right w:val="single" w:sz="4" w:space="0" w:color="auto"/>
            </w:tcBorders>
            <w:shd w:val="clear" w:color="auto" w:fill="auto"/>
            <w:noWrap/>
            <w:vAlign w:val="bottom"/>
            <w:hideMark/>
          </w:tcPr>
          <w:p w14:paraId="11CC5C4F" w14:textId="77777777" w:rsidR="00F96006" w:rsidRPr="0017266F" w:rsidRDefault="00F96006" w:rsidP="00F96006">
            <w:pPr>
              <w:rPr>
                <w:rFonts w:ascii="Arial" w:hAnsi="Arial" w:cs="Arial"/>
                <w:b/>
                <w:bCs/>
                <w:color w:val="000000"/>
                <w:sz w:val="18"/>
                <w:szCs w:val="18"/>
              </w:rPr>
            </w:pPr>
            <w:r w:rsidRPr="0017266F">
              <w:rPr>
                <w:rFonts w:ascii="Arial" w:hAnsi="Arial" w:cs="Arial"/>
                <w:b/>
                <w:bCs/>
                <w:color w:val="000000"/>
                <w:sz w:val="18"/>
                <w:szCs w:val="18"/>
              </w:rPr>
              <w:t> </w:t>
            </w:r>
          </w:p>
        </w:tc>
        <w:tc>
          <w:tcPr>
            <w:tcW w:w="574" w:type="dxa"/>
            <w:tcBorders>
              <w:top w:val="nil"/>
              <w:left w:val="nil"/>
              <w:bottom w:val="single" w:sz="4" w:space="0" w:color="auto"/>
              <w:right w:val="single" w:sz="4" w:space="0" w:color="auto"/>
            </w:tcBorders>
            <w:shd w:val="clear" w:color="auto" w:fill="auto"/>
            <w:noWrap/>
            <w:vAlign w:val="bottom"/>
            <w:hideMark/>
          </w:tcPr>
          <w:p w14:paraId="67FDEB3C" w14:textId="77777777" w:rsidR="00F96006" w:rsidRPr="0017266F" w:rsidRDefault="00F96006" w:rsidP="00F96006">
            <w:pPr>
              <w:rPr>
                <w:rFonts w:ascii="Arial" w:hAnsi="Arial" w:cs="Arial"/>
                <w:b/>
                <w:bCs/>
                <w:color w:val="000000"/>
                <w:sz w:val="18"/>
                <w:szCs w:val="18"/>
              </w:rPr>
            </w:pPr>
            <w:r w:rsidRPr="0017266F">
              <w:rPr>
                <w:rFonts w:ascii="Arial" w:hAnsi="Arial" w:cs="Arial"/>
                <w:b/>
                <w:bCs/>
                <w:color w:val="000000"/>
                <w:sz w:val="18"/>
                <w:szCs w:val="18"/>
              </w:rPr>
              <w:t> </w:t>
            </w:r>
          </w:p>
        </w:tc>
        <w:tc>
          <w:tcPr>
            <w:tcW w:w="536" w:type="dxa"/>
            <w:tcBorders>
              <w:top w:val="nil"/>
              <w:left w:val="nil"/>
              <w:bottom w:val="single" w:sz="4" w:space="0" w:color="auto"/>
              <w:right w:val="single" w:sz="4" w:space="0" w:color="auto"/>
            </w:tcBorders>
            <w:shd w:val="clear" w:color="auto" w:fill="FBE4D5" w:themeFill="accent2" w:themeFillTint="33"/>
            <w:noWrap/>
            <w:vAlign w:val="bottom"/>
            <w:hideMark/>
          </w:tcPr>
          <w:p w14:paraId="133640E7" w14:textId="77777777" w:rsidR="00F96006" w:rsidRPr="0017266F" w:rsidRDefault="00F96006" w:rsidP="00F96006">
            <w:pPr>
              <w:rPr>
                <w:rFonts w:ascii="Arial" w:hAnsi="Arial" w:cs="Arial"/>
                <w:b/>
                <w:bCs/>
                <w:color w:val="000000"/>
                <w:sz w:val="18"/>
                <w:szCs w:val="18"/>
              </w:rPr>
            </w:pPr>
            <w:r w:rsidRPr="0017266F">
              <w:rPr>
                <w:rFonts w:ascii="Arial" w:hAnsi="Arial" w:cs="Arial"/>
                <w:b/>
                <w:bCs/>
                <w:color w:val="000000"/>
                <w:sz w:val="18"/>
                <w:szCs w:val="18"/>
              </w:rPr>
              <w:t> </w:t>
            </w:r>
          </w:p>
        </w:tc>
        <w:tc>
          <w:tcPr>
            <w:tcW w:w="604" w:type="dxa"/>
            <w:tcBorders>
              <w:top w:val="nil"/>
              <w:left w:val="nil"/>
              <w:bottom w:val="single" w:sz="4" w:space="0" w:color="auto"/>
              <w:right w:val="single" w:sz="4" w:space="0" w:color="auto"/>
            </w:tcBorders>
            <w:shd w:val="clear" w:color="auto" w:fill="auto"/>
            <w:noWrap/>
            <w:vAlign w:val="bottom"/>
            <w:hideMark/>
          </w:tcPr>
          <w:p w14:paraId="2364AB2C" w14:textId="77777777" w:rsidR="00F96006" w:rsidRPr="0017266F" w:rsidRDefault="00F96006" w:rsidP="00F96006">
            <w:pPr>
              <w:rPr>
                <w:rFonts w:ascii="Arial" w:hAnsi="Arial" w:cs="Arial"/>
                <w:b/>
                <w:bCs/>
                <w:color w:val="000000"/>
                <w:sz w:val="18"/>
                <w:szCs w:val="18"/>
              </w:rPr>
            </w:pPr>
            <w:r w:rsidRPr="0017266F">
              <w:rPr>
                <w:rFonts w:ascii="Arial" w:hAnsi="Arial" w:cs="Arial"/>
                <w:b/>
                <w:bCs/>
                <w:color w:val="000000"/>
                <w:sz w:val="18"/>
                <w:szCs w:val="18"/>
              </w:rPr>
              <w:t> </w:t>
            </w:r>
          </w:p>
        </w:tc>
        <w:tc>
          <w:tcPr>
            <w:tcW w:w="512" w:type="dxa"/>
            <w:tcBorders>
              <w:top w:val="nil"/>
              <w:left w:val="nil"/>
              <w:bottom w:val="single" w:sz="4" w:space="0" w:color="auto"/>
              <w:right w:val="single" w:sz="4" w:space="0" w:color="auto"/>
            </w:tcBorders>
            <w:shd w:val="clear" w:color="auto" w:fill="auto"/>
            <w:noWrap/>
            <w:vAlign w:val="bottom"/>
            <w:hideMark/>
          </w:tcPr>
          <w:p w14:paraId="680774DF" w14:textId="77777777" w:rsidR="00F96006" w:rsidRPr="0017266F" w:rsidRDefault="00F96006" w:rsidP="00F96006">
            <w:pPr>
              <w:rPr>
                <w:rFonts w:ascii="Arial" w:hAnsi="Arial" w:cs="Arial"/>
                <w:b/>
                <w:bCs/>
                <w:color w:val="000000"/>
                <w:sz w:val="18"/>
                <w:szCs w:val="18"/>
              </w:rPr>
            </w:pPr>
            <w:r w:rsidRPr="0017266F">
              <w:rPr>
                <w:rFonts w:ascii="Arial" w:hAnsi="Arial" w:cs="Arial"/>
                <w:b/>
                <w:bCs/>
                <w:color w:val="000000"/>
                <w:sz w:val="18"/>
                <w:szCs w:val="18"/>
              </w:rPr>
              <w:t> </w:t>
            </w:r>
          </w:p>
        </w:tc>
      </w:tr>
      <w:tr w:rsidR="00F96006" w:rsidRPr="0017266F" w14:paraId="37253663" w14:textId="77777777" w:rsidTr="0056327A">
        <w:trPr>
          <w:trHeight w:val="1057"/>
        </w:trPr>
        <w:tc>
          <w:tcPr>
            <w:tcW w:w="4022" w:type="dxa"/>
            <w:tcBorders>
              <w:top w:val="single" w:sz="4" w:space="0" w:color="auto"/>
              <w:left w:val="single" w:sz="4" w:space="0" w:color="auto"/>
              <w:bottom w:val="single" w:sz="4" w:space="0" w:color="auto"/>
              <w:right w:val="nil"/>
            </w:tcBorders>
            <w:shd w:val="clear" w:color="auto" w:fill="auto"/>
            <w:vAlign w:val="center"/>
            <w:hideMark/>
          </w:tcPr>
          <w:p w14:paraId="1985C054" w14:textId="77777777" w:rsidR="00F96006" w:rsidRPr="0017266F" w:rsidRDefault="00F96006" w:rsidP="00F96006">
            <w:pPr>
              <w:jc w:val="center"/>
              <w:rPr>
                <w:rFonts w:ascii="Arial" w:hAnsi="Arial" w:cs="Arial"/>
                <w:color w:val="000000"/>
                <w:sz w:val="18"/>
                <w:szCs w:val="18"/>
              </w:rPr>
            </w:pPr>
            <w:r w:rsidRPr="0017266F">
              <w:rPr>
                <w:rFonts w:ascii="Arial" w:hAnsi="Arial" w:cs="Arial"/>
                <w:color w:val="000000"/>
                <w:sz w:val="18"/>
                <w:szCs w:val="18"/>
              </w:rPr>
              <w:t>Manejo y Clasificación de Residuos Sólidos y Peligrosos: Ruta Sanitaria, Código de Colores, Cuartos de Almacenamiento principal de residuos, Rotulado e identificación de bolsas.</w:t>
            </w:r>
          </w:p>
        </w:tc>
        <w:tc>
          <w:tcPr>
            <w:tcW w:w="558" w:type="dxa"/>
            <w:tcBorders>
              <w:top w:val="nil"/>
              <w:left w:val="single" w:sz="4" w:space="0" w:color="auto"/>
              <w:bottom w:val="single" w:sz="4" w:space="0" w:color="auto"/>
              <w:right w:val="single" w:sz="4" w:space="0" w:color="auto"/>
            </w:tcBorders>
            <w:shd w:val="clear" w:color="auto" w:fill="auto"/>
            <w:noWrap/>
            <w:vAlign w:val="bottom"/>
            <w:hideMark/>
          </w:tcPr>
          <w:p w14:paraId="3B300C17" w14:textId="77777777" w:rsidR="00F96006" w:rsidRPr="0017266F" w:rsidRDefault="00F96006" w:rsidP="00F96006">
            <w:pPr>
              <w:rPr>
                <w:rFonts w:ascii="Arial" w:hAnsi="Arial" w:cs="Arial"/>
                <w:color w:val="000000"/>
                <w:sz w:val="18"/>
                <w:szCs w:val="18"/>
              </w:rPr>
            </w:pPr>
            <w:r w:rsidRPr="0017266F">
              <w:rPr>
                <w:rFonts w:ascii="Arial" w:hAnsi="Arial" w:cs="Arial"/>
                <w:color w:val="000000"/>
                <w:sz w:val="18"/>
                <w:szCs w:val="18"/>
              </w:rPr>
              <w:t> </w:t>
            </w:r>
          </w:p>
        </w:tc>
        <w:tc>
          <w:tcPr>
            <w:tcW w:w="668" w:type="dxa"/>
            <w:tcBorders>
              <w:top w:val="nil"/>
              <w:left w:val="nil"/>
              <w:bottom w:val="single" w:sz="4" w:space="0" w:color="auto"/>
              <w:right w:val="single" w:sz="4" w:space="0" w:color="auto"/>
            </w:tcBorders>
            <w:shd w:val="clear" w:color="auto" w:fill="auto"/>
            <w:noWrap/>
            <w:vAlign w:val="bottom"/>
            <w:hideMark/>
          </w:tcPr>
          <w:p w14:paraId="3D4CAED3" w14:textId="77777777" w:rsidR="00F96006" w:rsidRPr="0017266F" w:rsidRDefault="00F96006" w:rsidP="00F96006">
            <w:pPr>
              <w:rPr>
                <w:rFonts w:ascii="Arial" w:hAnsi="Arial" w:cs="Arial"/>
                <w:color w:val="000000"/>
                <w:sz w:val="18"/>
                <w:szCs w:val="18"/>
              </w:rPr>
            </w:pPr>
            <w:r w:rsidRPr="0017266F">
              <w:rPr>
                <w:rFonts w:ascii="Arial" w:hAnsi="Arial" w:cs="Arial"/>
                <w:color w:val="000000"/>
                <w:sz w:val="18"/>
                <w:szCs w:val="18"/>
              </w:rPr>
              <w:t> </w:t>
            </w:r>
          </w:p>
        </w:tc>
        <w:tc>
          <w:tcPr>
            <w:tcW w:w="543" w:type="dxa"/>
            <w:tcBorders>
              <w:top w:val="nil"/>
              <w:left w:val="nil"/>
              <w:bottom w:val="single" w:sz="4" w:space="0" w:color="auto"/>
              <w:right w:val="single" w:sz="4" w:space="0" w:color="auto"/>
            </w:tcBorders>
            <w:shd w:val="clear" w:color="auto" w:fill="auto"/>
            <w:noWrap/>
            <w:vAlign w:val="bottom"/>
            <w:hideMark/>
          </w:tcPr>
          <w:p w14:paraId="41DBBC5A" w14:textId="77777777" w:rsidR="00F96006" w:rsidRPr="0017266F" w:rsidRDefault="00F96006" w:rsidP="00F96006">
            <w:pPr>
              <w:rPr>
                <w:rFonts w:ascii="Arial" w:hAnsi="Arial" w:cs="Arial"/>
                <w:color w:val="000000"/>
                <w:sz w:val="18"/>
                <w:szCs w:val="18"/>
              </w:rPr>
            </w:pPr>
            <w:r w:rsidRPr="0017266F">
              <w:rPr>
                <w:rFonts w:ascii="Arial" w:hAnsi="Arial" w:cs="Arial"/>
                <w:color w:val="000000"/>
                <w:sz w:val="18"/>
                <w:szCs w:val="18"/>
              </w:rPr>
              <w:t> </w:t>
            </w:r>
          </w:p>
        </w:tc>
        <w:tc>
          <w:tcPr>
            <w:tcW w:w="463" w:type="dxa"/>
            <w:tcBorders>
              <w:top w:val="nil"/>
              <w:left w:val="nil"/>
              <w:bottom w:val="single" w:sz="4" w:space="0" w:color="auto"/>
              <w:right w:val="single" w:sz="4" w:space="0" w:color="auto"/>
            </w:tcBorders>
            <w:shd w:val="clear" w:color="auto" w:fill="auto"/>
            <w:noWrap/>
            <w:vAlign w:val="bottom"/>
            <w:hideMark/>
          </w:tcPr>
          <w:p w14:paraId="25D5B186" w14:textId="77777777" w:rsidR="00F96006" w:rsidRPr="0017266F" w:rsidRDefault="00F96006" w:rsidP="00F96006">
            <w:pPr>
              <w:rPr>
                <w:rFonts w:ascii="Arial" w:hAnsi="Arial" w:cs="Arial"/>
                <w:color w:val="000000"/>
                <w:sz w:val="18"/>
                <w:szCs w:val="18"/>
              </w:rPr>
            </w:pPr>
            <w:r w:rsidRPr="0017266F">
              <w:rPr>
                <w:rFonts w:ascii="Arial" w:hAnsi="Arial" w:cs="Arial"/>
                <w:color w:val="000000"/>
                <w:sz w:val="18"/>
                <w:szCs w:val="18"/>
              </w:rPr>
              <w:t> </w:t>
            </w:r>
          </w:p>
        </w:tc>
        <w:tc>
          <w:tcPr>
            <w:tcW w:w="592" w:type="dxa"/>
            <w:tcBorders>
              <w:top w:val="nil"/>
              <w:left w:val="nil"/>
              <w:bottom w:val="single" w:sz="4" w:space="0" w:color="auto"/>
              <w:right w:val="single" w:sz="4" w:space="0" w:color="auto"/>
            </w:tcBorders>
            <w:shd w:val="clear" w:color="auto" w:fill="auto"/>
            <w:noWrap/>
            <w:vAlign w:val="bottom"/>
            <w:hideMark/>
          </w:tcPr>
          <w:p w14:paraId="12081994" w14:textId="77777777" w:rsidR="00F96006" w:rsidRPr="0017266F" w:rsidRDefault="00F96006" w:rsidP="00F96006">
            <w:pPr>
              <w:rPr>
                <w:rFonts w:ascii="Arial" w:hAnsi="Arial" w:cs="Arial"/>
                <w:color w:val="000000"/>
                <w:sz w:val="18"/>
                <w:szCs w:val="18"/>
              </w:rPr>
            </w:pPr>
            <w:r w:rsidRPr="0017266F">
              <w:rPr>
                <w:rFonts w:ascii="Arial" w:hAnsi="Arial" w:cs="Arial"/>
                <w:color w:val="000000"/>
                <w:sz w:val="18"/>
                <w:szCs w:val="18"/>
              </w:rPr>
              <w:t> </w:t>
            </w:r>
          </w:p>
        </w:tc>
        <w:tc>
          <w:tcPr>
            <w:tcW w:w="574" w:type="dxa"/>
            <w:tcBorders>
              <w:top w:val="nil"/>
              <w:left w:val="nil"/>
              <w:bottom w:val="single" w:sz="4" w:space="0" w:color="auto"/>
              <w:right w:val="single" w:sz="4" w:space="0" w:color="auto"/>
            </w:tcBorders>
            <w:shd w:val="clear" w:color="auto" w:fill="auto"/>
            <w:noWrap/>
            <w:vAlign w:val="bottom"/>
            <w:hideMark/>
          </w:tcPr>
          <w:p w14:paraId="5BCA0992" w14:textId="77777777" w:rsidR="00F96006" w:rsidRPr="0017266F" w:rsidRDefault="00F96006" w:rsidP="00F96006">
            <w:pPr>
              <w:rPr>
                <w:rFonts w:ascii="Arial" w:hAnsi="Arial" w:cs="Arial"/>
                <w:color w:val="000000"/>
                <w:sz w:val="18"/>
                <w:szCs w:val="18"/>
              </w:rPr>
            </w:pPr>
            <w:r w:rsidRPr="0017266F">
              <w:rPr>
                <w:rFonts w:ascii="Arial" w:hAnsi="Arial" w:cs="Arial"/>
                <w:color w:val="000000"/>
                <w:sz w:val="18"/>
                <w:szCs w:val="18"/>
              </w:rPr>
              <w:t> </w:t>
            </w:r>
          </w:p>
        </w:tc>
        <w:tc>
          <w:tcPr>
            <w:tcW w:w="536" w:type="dxa"/>
            <w:tcBorders>
              <w:top w:val="nil"/>
              <w:left w:val="nil"/>
              <w:bottom w:val="single" w:sz="4" w:space="0" w:color="auto"/>
              <w:right w:val="single" w:sz="4" w:space="0" w:color="auto"/>
            </w:tcBorders>
            <w:shd w:val="clear" w:color="000000" w:fill="FCE4D6"/>
            <w:noWrap/>
            <w:vAlign w:val="bottom"/>
            <w:hideMark/>
          </w:tcPr>
          <w:p w14:paraId="70DE18D4" w14:textId="77777777" w:rsidR="00F96006" w:rsidRPr="0017266F" w:rsidRDefault="00F96006" w:rsidP="00F96006">
            <w:pPr>
              <w:rPr>
                <w:rFonts w:ascii="Arial" w:hAnsi="Arial" w:cs="Arial"/>
                <w:color w:val="000000"/>
                <w:sz w:val="18"/>
                <w:szCs w:val="18"/>
              </w:rPr>
            </w:pPr>
            <w:r w:rsidRPr="0017266F">
              <w:rPr>
                <w:rFonts w:ascii="Arial" w:hAnsi="Arial" w:cs="Arial"/>
                <w:color w:val="000000"/>
                <w:sz w:val="18"/>
                <w:szCs w:val="18"/>
              </w:rPr>
              <w:t> </w:t>
            </w:r>
          </w:p>
        </w:tc>
        <w:tc>
          <w:tcPr>
            <w:tcW w:w="604" w:type="dxa"/>
            <w:tcBorders>
              <w:top w:val="nil"/>
              <w:left w:val="nil"/>
              <w:bottom w:val="single" w:sz="4" w:space="0" w:color="auto"/>
              <w:right w:val="single" w:sz="4" w:space="0" w:color="auto"/>
            </w:tcBorders>
            <w:shd w:val="clear" w:color="auto" w:fill="auto"/>
            <w:noWrap/>
            <w:vAlign w:val="bottom"/>
            <w:hideMark/>
          </w:tcPr>
          <w:p w14:paraId="136B6159" w14:textId="77777777" w:rsidR="00F96006" w:rsidRPr="0017266F" w:rsidRDefault="00F96006" w:rsidP="00F96006">
            <w:pPr>
              <w:rPr>
                <w:rFonts w:ascii="Arial" w:hAnsi="Arial" w:cs="Arial"/>
                <w:color w:val="000000"/>
                <w:sz w:val="18"/>
                <w:szCs w:val="18"/>
              </w:rPr>
            </w:pPr>
            <w:r w:rsidRPr="0017266F">
              <w:rPr>
                <w:rFonts w:ascii="Arial" w:hAnsi="Arial" w:cs="Arial"/>
                <w:color w:val="000000"/>
                <w:sz w:val="18"/>
                <w:szCs w:val="18"/>
              </w:rPr>
              <w:t> </w:t>
            </w:r>
          </w:p>
        </w:tc>
        <w:tc>
          <w:tcPr>
            <w:tcW w:w="512" w:type="dxa"/>
            <w:tcBorders>
              <w:top w:val="nil"/>
              <w:left w:val="nil"/>
              <w:bottom w:val="single" w:sz="4" w:space="0" w:color="auto"/>
              <w:right w:val="single" w:sz="4" w:space="0" w:color="auto"/>
            </w:tcBorders>
            <w:shd w:val="clear" w:color="auto" w:fill="auto"/>
            <w:noWrap/>
            <w:vAlign w:val="bottom"/>
            <w:hideMark/>
          </w:tcPr>
          <w:p w14:paraId="19824F34" w14:textId="77777777" w:rsidR="00F96006" w:rsidRPr="0017266F" w:rsidRDefault="00F96006" w:rsidP="00F96006">
            <w:pPr>
              <w:rPr>
                <w:rFonts w:ascii="Arial" w:hAnsi="Arial" w:cs="Arial"/>
                <w:color w:val="000000"/>
                <w:sz w:val="18"/>
                <w:szCs w:val="18"/>
              </w:rPr>
            </w:pPr>
            <w:r w:rsidRPr="0017266F">
              <w:rPr>
                <w:rFonts w:ascii="Arial" w:hAnsi="Arial" w:cs="Arial"/>
                <w:color w:val="000000"/>
                <w:sz w:val="18"/>
                <w:szCs w:val="18"/>
              </w:rPr>
              <w:t> </w:t>
            </w:r>
          </w:p>
        </w:tc>
      </w:tr>
      <w:tr w:rsidR="00F96006" w:rsidRPr="0017266F" w14:paraId="72F4785F" w14:textId="77777777" w:rsidTr="0056327A">
        <w:trPr>
          <w:trHeight w:val="716"/>
        </w:trPr>
        <w:tc>
          <w:tcPr>
            <w:tcW w:w="402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9A44C28" w14:textId="3B880E86" w:rsidR="00F96006" w:rsidRPr="0017266F" w:rsidRDefault="00F96006" w:rsidP="00171B5C">
            <w:pPr>
              <w:jc w:val="center"/>
              <w:rPr>
                <w:rFonts w:ascii="Arial" w:hAnsi="Arial" w:cs="Arial"/>
                <w:color w:val="000000"/>
                <w:sz w:val="18"/>
                <w:szCs w:val="18"/>
              </w:rPr>
            </w:pPr>
            <w:r w:rsidRPr="0017266F">
              <w:rPr>
                <w:rFonts w:ascii="Arial" w:hAnsi="Arial" w:cs="Arial"/>
                <w:color w:val="000000"/>
                <w:sz w:val="18"/>
                <w:szCs w:val="18"/>
              </w:rPr>
              <w:t>Manejo de Sustancias químicas: Etiquetad</w:t>
            </w:r>
            <w:r w:rsidR="00171B5C">
              <w:rPr>
                <w:rFonts w:ascii="Arial" w:hAnsi="Arial" w:cs="Arial"/>
                <w:color w:val="000000"/>
                <w:sz w:val="18"/>
                <w:szCs w:val="18"/>
              </w:rPr>
              <w:t xml:space="preserve">o de sustancias, condiciones del área </w:t>
            </w:r>
            <w:r w:rsidRPr="0017266F">
              <w:rPr>
                <w:rFonts w:ascii="Arial" w:hAnsi="Arial" w:cs="Arial"/>
                <w:color w:val="000000"/>
                <w:sz w:val="18"/>
                <w:szCs w:val="18"/>
              </w:rPr>
              <w:t>de almacenamiento.</w:t>
            </w:r>
          </w:p>
        </w:tc>
        <w:tc>
          <w:tcPr>
            <w:tcW w:w="558" w:type="dxa"/>
            <w:tcBorders>
              <w:top w:val="nil"/>
              <w:left w:val="nil"/>
              <w:bottom w:val="single" w:sz="4" w:space="0" w:color="auto"/>
              <w:right w:val="single" w:sz="4" w:space="0" w:color="auto"/>
            </w:tcBorders>
            <w:shd w:val="clear" w:color="auto" w:fill="auto"/>
            <w:noWrap/>
            <w:vAlign w:val="bottom"/>
            <w:hideMark/>
          </w:tcPr>
          <w:p w14:paraId="1F0A6C5B" w14:textId="77777777" w:rsidR="00F96006" w:rsidRPr="0017266F" w:rsidRDefault="00F96006" w:rsidP="00F96006">
            <w:pPr>
              <w:rPr>
                <w:rFonts w:ascii="Arial" w:hAnsi="Arial" w:cs="Arial"/>
                <w:color w:val="000000"/>
                <w:sz w:val="18"/>
                <w:szCs w:val="18"/>
              </w:rPr>
            </w:pPr>
            <w:r w:rsidRPr="0017266F">
              <w:rPr>
                <w:rFonts w:ascii="Arial" w:hAnsi="Arial" w:cs="Arial"/>
                <w:color w:val="000000"/>
                <w:sz w:val="18"/>
                <w:szCs w:val="18"/>
              </w:rPr>
              <w:t> </w:t>
            </w:r>
          </w:p>
        </w:tc>
        <w:tc>
          <w:tcPr>
            <w:tcW w:w="668" w:type="dxa"/>
            <w:tcBorders>
              <w:top w:val="nil"/>
              <w:left w:val="nil"/>
              <w:bottom w:val="single" w:sz="4" w:space="0" w:color="auto"/>
              <w:right w:val="single" w:sz="4" w:space="0" w:color="auto"/>
            </w:tcBorders>
            <w:shd w:val="clear" w:color="auto" w:fill="auto"/>
            <w:noWrap/>
            <w:vAlign w:val="bottom"/>
            <w:hideMark/>
          </w:tcPr>
          <w:p w14:paraId="6DEBA005" w14:textId="77777777" w:rsidR="00F96006" w:rsidRPr="0017266F" w:rsidRDefault="00F96006" w:rsidP="00F96006">
            <w:pPr>
              <w:rPr>
                <w:rFonts w:ascii="Arial" w:hAnsi="Arial" w:cs="Arial"/>
                <w:color w:val="000000"/>
                <w:sz w:val="18"/>
                <w:szCs w:val="18"/>
              </w:rPr>
            </w:pPr>
            <w:r w:rsidRPr="0017266F">
              <w:rPr>
                <w:rFonts w:ascii="Arial" w:hAnsi="Arial" w:cs="Arial"/>
                <w:color w:val="000000"/>
                <w:sz w:val="18"/>
                <w:szCs w:val="18"/>
              </w:rPr>
              <w:t> </w:t>
            </w:r>
          </w:p>
        </w:tc>
        <w:tc>
          <w:tcPr>
            <w:tcW w:w="543" w:type="dxa"/>
            <w:tcBorders>
              <w:top w:val="nil"/>
              <w:left w:val="nil"/>
              <w:bottom w:val="single" w:sz="4" w:space="0" w:color="auto"/>
              <w:right w:val="single" w:sz="4" w:space="0" w:color="auto"/>
            </w:tcBorders>
            <w:shd w:val="clear" w:color="auto" w:fill="auto"/>
            <w:noWrap/>
            <w:vAlign w:val="bottom"/>
            <w:hideMark/>
          </w:tcPr>
          <w:p w14:paraId="0366CC2B" w14:textId="77777777" w:rsidR="00F96006" w:rsidRPr="0017266F" w:rsidRDefault="00F96006" w:rsidP="00F96006">
            <w:pPr>
              <w:rPr>
                <w:rFonts w:ascii="Arial" w:hAnsi="Arial" w:cs="Arial"/>
                <w:color w:val="000000"/>
                <w:sz w:val="18"/>
                <w:szCs w:val="18"/>
              </w:rPr>
            </w:pPr>
            <w:r w:rsidRPr="0017266F">
              <w:rPr>
                <w:rFonts w:ascii="Arial" w:hAnsi="Arial" w:cs="Arial"/>
                <w:color w:val="000000"/>
                <w:sz w:val="18"/>
                <w:szCs w:val="18"/>
              </w:rPr>
              <w:t> </w:t>
            </w:r>
          </w:p>
        </w:tc>
        <w:tc>
          <w:tcPr>
            <w:tcW w:w="463" w:type="dxa"/>
            <w:tcBorders>
              <w:top w:val="nil"/>
              <w:left w:val="nil"/>
              <w:bottom w:val="single" w:sz="4" w:space="0" w:color="auto"/>
              <w:right w:val="single" w:sz="4" w:space="0" w:color="auto"/>
            </w:tcBorders>
            <w:shd w:val="clear" w:color="auto" w:fill="auto"/>
            <w:noWrap/>
            <w:vAlign w:val="bottom"/>
            <w:hideMark/>
          </w:tcPr>
          <w:p w14:paraId="19B333EA" w14:textId="77777777" w:rsidR="00F96006" w:rsidRPr="0017266F" w:rsidRDefault="00F96006" w:rsidP="00F96006">
            <w:pPr>
              <w:rPr>
                <w:rFonts w:ascii="Arial" w:hAnsi="Arial" w:cs="Arial"/>
                <w:color w:val="000000"/>
                <w:sz w:val="18"/>
                <w:szCs w:val="18"/>
              </w:rPr>
            </w:pPr>
            <w:r w:rsidRPr="0017266F">
              <w:rPr>
                <w:rFonts w:ascii="Arial" w:hAnsi="Arial" w:cs="Arial"/>
                <w:color w:val="000000"/>
                <w:sz w:val="18"/>
                <w:szCs w:val="18"/>
              </w:rPr>
              <w:t> </w:t>
            </w:r>
          </w:p>
        </w:tc>
        <w:tc>
          <w:tcPr>
            <w:tcW w:w="592" w:type="dxa"/>
            <w:tcBorders>
              <w:top w:val="nil"/>
              <w:left w:val="nil"/>
              <w:bottom w:val="single" w:sz="4" w:space="0" w:color="auto"/>
              <w:right w:val="single" w:sz="4" w:space="0" w:color="auto"/>
            </w:tcBorders>
            <w:shd w:val="clear" w:color="auto" w:fill="auto"/>
            <w:noWrap/>
            <w:vAlign w:val="bottom"/>
            <w:hideMark/>
          </w:tcPr>
          <w:p w14:paraId="0ADB4485" w14:textId="77777777" w:rsidR="00F96006" w:rsidRPr="0017266F" w:rsidRDefault="00F96006" w:rsidP="00F96006">
            <w:pPr>
              <w:rPr>
                <w:rFonts w:ascii="Arial" w:hAnsi="Arial" w:cs="Arial"/>
                <w:color w:val="000000"/>
                <w:sz w:val="18"/>
                <w:szCs w:val="18"/>
              </w:rPr>
            </w:pPr>
            <w:r w:rsidRPr="0017266F">
              <w:rPr>
                <w:rFonts w:ascii="Arial" w:hAnsi="Arial" w:cs="Arial"/>
                <w:color w:val="000000"/>
                <w:sz w:val="18"/>
                <w:szCs w:val="18"/>
              </w:rPr>
              <w:t> </w:t>
            </w:r>
          </w:p>
        </w:tc>
        <w:tc>
          <w:tcPr>
            <w:tcW w:w="574" w:type="dxa"/>
            <w:tcBorders>
              <w:top w:val="nil"/>
              <w:left w:val="nil"/>
              <w:bottom w:val="single" w:sz="4" w:space="0" w:color="auto"/>
              <w:right w:val="single" w:sz="4" w:space="0" w:color="auto"/>
            </w:tcBorders>
            <w:shd w:val="clear" w:color="auto" w:fill="auto"/>
            <w:noWrap/>
            <w:vAlign w:val="bottom"/>
            <w:hideMark/>
          </w:tcPr>
          <w:p w14:paraId="18E051C0" w14:textId="77777777" w:rsidR="00F96006" w:rsidRPr="0017266F" w:rsidRDefault="00F96006" w:rsidP="00F96006">
            <w:pPr>
              <w:rPr>
                <w:rFonts w:ascii="Arial" w:hAnsi="Arial" w:cs="Arial"/>
                <w:color w:val="000000"/>
                <w:sz w:val="18"/>
                <w:szCs w:val="18"/>
              </w:rPr>
            </w:pPr>
            <w:r w:rsidRPr="0017266F">
              <w:rPr>
                <w:rFonts w:ascii="Arial" w:hAnsi="Arial" w:cs="Arial"/>
                <w:color w:val="000000"/>
                <w:sz w:val="18"/>
                <w:szCs w:val="18"/>
              </w:rPr>
              <w:t> </w:t>
            </w:r>
          </w:p>
        </w:tc>
        <w:tc>
          <w:tcPr>
            <w:tcW w:w="536" w:type="dxa"/>
            <w:tcBorders>
              <w:top w:val="nil"/>
              <w:left w:val="nil"/>
              <w:bottom w:val="single" w:sz="4" w:space="0" w:color="auto"/>
              <w:right w:val="single" w:sz="4" w:space="0" w:color="auto"/>
            </w:tcBorders>
            <w:shd w:val="clear" w:color="auto" w:fill="auto"/>
            <w:noWrap/>
            <w:vAlign w:val="bottom"/>
            <w:hideMark/>
          </w:tcPr>
          <w:p w14:paraId="70ACE566" w14:textId="77777777" w:rsidR="00F96006" w:rsidRPr="0017266F" w:rsidRDefault="00F96006" w:rsidP="00F96006">
            <w:pPr>
              <w:rPr>
                <w:rFonts w:ascii="Arial" w:hAnsi="Arial" w:cs="Arial"/>
                <w:color w:val="000000"/>
                <w:sz w:val="18"/>
                <w:szCs w:val="18"/>
              </w:rPr>
            </w:pPr>
            <w:r w:rsidRPr="0017266F">
              <w:rPr>
                <w:rFonts w:ascii="Arial" w:hAnsi="Arial" w:cs="Arial"/>
                <w:color w:val="000000"/>
                <w:sz w:val="18"/>
                <w:szCs w:val="18"/>
              </w:rPr>
              <w:t> </w:t>
            </w:r>
          </w:p>
        </w:tc>
        <w:tc>
          <w:tcPr>
            <w:tcW w:w="604" w:type="dxa"/>
            <w:tcBorders>
              <w:top w:val="nil"/>
              <w:left w:val="nil"/>
              <w:bottom w:val="single" w:sz="4" w:space="0" w:color="auto"/>
              <w:right w:val="single" w:sz="4" w:space="0" w:color="auto"/>
            </w:tcBorders>
            <w:shd w:val="clear" w:color="000000" w:fill="FCE4D6"/>
            <w:noWrap/>
            <w:vAlign w:val="bottom"/>
            <w:hideMark/>
          </w:tcPr>
          <w:p w14:paraId="33E9722A" w14:textId="77777777" w:rsidR="00F96006" w:rsidRPr="0017266F" w:rsidRDefault="00F96006" w:rsidP="00F96006">
            <w:pPr>
              <w:rPr>
                <w:rFonts w:ascii="Arial" w:hAnsi="Arial" w:cs="Arial"/>
                <w:color w:val="000000"/>
                <w:sz w:val="18"/>
                <w:szCs w:val="18"/>
              </w:rPr>
            </w:pPr>
            <w:r w:rsidRPr="0017266F">
              <w:rPr>
                <w:rFonts w:ascii="Arial" w:hAnsi="Arial" w:cs="Arial"/>
                <w:color w:val="000000"/>
                <w:sz w:val="18"/>
                <w:szCs w:val="18"/>
              </w:rPr>
              <w:t> </w:t>
            </w:r>
          </w:p>
        </w:tc>
        <w:tc>
          <w:tcPr>
            <w:tcW w:w="512" w:type="dxa"/>
            <w:tcBorders>
              <w:top w:val="nil"/>
              <w:left w:val="nil"/>
              <w:bottom w:val="single" w:sz="4" w:space="0" w:color="auto"/>
              <w:right w:val="single" w:sz="4" w:space="0" w:color="auto"/>
            </w:tcBorders>
            <w:shd w:val="clear" w:color="auto" w:fill="auto"/>
            <w:noWrap/>
            <w:vAlign w:val="bottom"/>
            <w:hideMark/>
          </w:tcPr>
          <w:p w14:paraId="1DCD95B1" w14:textId="77777777" w:rsidR="00F96006" w:rsidRPr="0017266F" w:rsidRDefault="00F96006" w:rsidP="00F96006">
            <w:pPr>
              <w:rPr>
                <w:rFonts w:ascii="Arial" w:hAnsi="Arial" w:cs="Arial"/>
                <w:color w:val="000000"/>
                <w:sz w:val="18"/>
                <w:szCs w:val="18"/>
              </w:rPr>
            </w:pPr>
            <w:r w:rsidRPr="0017266F">
              <w:rPr>
                <w:rFonts w:ascii="Arial" w:hAnsi="Arial" w:cs="Arial"/>
                <w:color w:val="000000"/>
                <w:sz w:val="18"/>
                <w:szCs w:val="18"/>
              </w:rPr>
              <w:t> </w:t>
            </w:r>
          </w:p>
        </w:tc>
      </w:tr>
      <w:tr w:rsidR="00F96006" w:rsidRPr="0017266F" w14:paraId="4FF54BE8" w14:textId="77777777" w:rsidTr="0056327A">
        <w:trPr>
          <w:trHeight w:val="363"/>
        </w:trPr>
        <w:tc>
          <w:tcPr>
            <w:tcW w:w="4022" w:type="dxa"/>
            <w:tcBorders>
              <w:top w:val="single" w:sz="4" w:space="0" w:color="auto"/>
              <w:left w:val="single" w:sz="4" w:space="0" w:color="auto"/>
              <w:bottom w:val="single" w:sz="4" w:space="0" w:color="auto"/>
              <w:right w:val="nil"/>
            </w:tcBorders>
            <w:shd w:val="clear" w:color="auto" w:fill="auto"/>
            <w:vAlign w:val="bottom"/>
            <w:hideMark/>
          </w:tcPr>
          <w:p w14:paraId="27BAC2E2" w14:textId="0C26249D" w:rsidR="00F96006" w:rsidRPr="0017266F" w:rsidRDefault="00F96006" w:rsidP="00F96006">
            <w:pPr>
              <w:jc w:val="center"/>
              <w:rPr>
                <w:rFonts w:ascii="Arial" w:hAnsi="Arial" w:cs="Arial"/>
                <w:color w:val="000000"/>
                <w:sz w:val="18"/>
                <w:szCs w:val="18"/>
              </w:rPr>
            </w:pPr>
            <w:r w:rsidRPr="0017266F">
              <w:rPr>
                <w:rFonts w:ascii="Arial" w:hAnsi="Arial" w:cs="Arial"/>
                <w:color w:val="000000"/>
                <w:sz w:val="18"/>
                <w:szCs w:val="18"/>
              </w:rPr>
              <w:t>Técnicas apropiadas para las labores de limpieza y desinfección.</w:t>
            </w:r>
          </w:p>
        </w:tc>
        <w:tc>
          <w:tcPr>
            <w:tcW w:w="558" w:type="dxa"/>
            <w:tcBorders>
              <w:top w:val="nil"/>
              <w:left w:val="single" w:sz="4" w:space="0" w:color="auto"/>
              <w:bottom w:val="single" w:sz="4" w:space="0" w:color="auto"/>
              <w:right w:val="single" w:sz="4" w:space="0" w:color="auto"/>
            </w:tcBorders>
            <w:shd w:val="clear" w:color="auto" w:fill="auto"/>
            <w:noWrap/>
            <w:vAlign w:val="bottom"/>
            <w:hideMark/>
          </w:tcPr>
          <w:p w14:paraId="42D32102" w14:textId="77777777" w:rsidR="00F96006" w:rsidRPr="0017266F" w:rsidRDefault="00F96006" w:rsidP="00F96006">
            <w:pPr>
              <w:rPr>
                <w:rFonts w:ascii="Arial" w:hAnsi="Arial" w:cs="Arial"/>
                <w:color w:val="000000"/>
                <w:sz w:val="18"/>
                <w:szCs w:val="18"/>
              </w:rPr>
            </w:pPr>
            <w:r w:rsidRPr="0017266F">
              <w:rPr>
                <w:rFonts w:ascii="Arial" w:hAnsi="Arial" w:cs="Arial"/>
                <w:color w:val="000000"/>
                <w:sz w:val="18"/>
                <w:szCs w:val="18"/>
              </w:rPr>
              <w:t> </w:t>
            </w:r>
          </w:p>
        </w:tc>
        <w:tc>
          <w:tcPr>
            <w:tcW w:w="668" w:type="dxa"/>
            <w:tcBorders>
              <w:top w:val="nil"/>
              <w:left w:val="nil"/>
              <w:bottom w:val="single" w:sz="4" w:space="0" w:color="auto"/>
              <w:right w:val="single" w:sz="4" w:space="0" w:color="auto"/>
            </w:tcBorders>
            <w:shd w:val="clear" w:color="auto" w:fill="auto"/>
            <w:noWrap/>
            <w:vAlign w:val="bottom"/>
            <w:hideMark/>
          </w:tcPr>
          <w:p w14:paraId="38A61973" w14:textId="77777777" w:rsidR="00F96006" w:rsidRPr="0017266F" w:rsidRDefault="00F96006" w:rsidP="00F96006">
            <w:pPr>
              <w:rPr>
                <w:rFonts w:ascii="Arial" w:hAnsi="Arial" w:cs="Arial"/>
                <w:color w:val="000000"/>
                <w:sz w:val="18"/>
                <w:szCs w:val="18"/>
              </w:rPr>
            </w:pPr>
            <w:r w:rsidRPr="0017266F">
              <w:rPr>
                <w:rFonts w:ascii="Arial" w:hAnsi="Arial" w:cs="Arial"/>
                <w:color w:val="000000"/>
                <w:sz w:val="18"/>
                <w:szCs w:val="18"/>
              </w:rPr>
              <w:t> </w:t>
            </w:r>
          </w:p>
        </w:tc>
        <w:tc>
          <w:tcPr>
            <w:tcW w:w="543" w:type="dxa"/>
            <w:tcBorders>
              <w:top w:val="nil"/>
              <w:left w:val="nil"/>
              <w:bottom w:val="single" w:sz="4" w:space="0" w:color="auto"/>
              <w:right w:val="single" w:sz="4" w:space="0" w:color="auto"/>
            </w:tcBorders>
            <w:shd w:val="clear" w:color="auto" w:fill="auto"/>
            <w:noWrap/>
            <w:vAlign w:val="bottom"/>
            <w:hideMark/>
          </w:tcPr>
          <w:p w14:paraId="572B34CE" w14:textId="77777777" w:rsidR="00F96006" w:rsidRPr="0017266F" w:rsidRDefault="00F96006" w:rsidP="00F96006">
            <w:pPr>
              <w:rPr>
                <w:rFonts w:ascii="Arial" w:hAnsi="Arial" w:cs="Arial"/>
                <w:color w:val="000000"/>
                <w:sz w:val="18"/>
                <w:szCs w:val="18"/>
              </w:rPr>
            </w:pPr>
            <w:r w:rsidRPr="0017266F">
              <w:rPr>
                <w:rFonts w:ascii="Arial" w:hAnsi="Arial" w:cs="Arial"/>
                <w:color w:val="000000"/>
                <w:sz w:val="18"/>
                <w:szCs w:val="18"/>
              </w:rPr>
              <w:t> </w:t>
            </w:r>
          </w:p>
        </w:tc>
        <w:tc>
          <w:tcPr>
            <w:tcW w:w="463" w:type="dxa"/>
            <w:tcBorders>
              <w:top w:val="nil"/>
              <w:left w:val="nil"/>
              <w:bottom w:val="single" w:sz="4" w:space="0" w:color="auto"/>
              <w:right w:val="single" w:sz="4" w:space="0" w:color="auto"/>
            </w:tcBorders>
            <w:shd w:val="clear" w:color="auto" w:fill="auto"/>
            <w:noWrap/>
            <w:vAlign w:val="bottom"/>
            <w:hideMark/>
          </w:tcPr>
          <w:p w14:paraId="2F95AF7C" w14:textId="77777777" w:rsidR="00F96006" w:rsidRPr="0017266F" w:rsidRDefault="00F96006" w:rsidP="00F96006">
            <w:pPr>
              <w:rPr>
                <w:rFonts w:ascii="Arial" w:hAnsi="Arial" w:cs="Arial"/>
                <w:color w:val="000000"/>
                <w:sz w:val="18"/>
                <w:szCs w:val="18"/>
              </w:rPr>
            </w:pPr>
            <w:r w:rsidRPr="0017266F">
              <w:rPr>
                <w:rFonts w:ascii="Arial" w:hAnsi="Arial" w:cs="Arial"/>
                <w:color w:val="000000"/>
                <w:sz w:val="18"/>
                <w:szCs w:val="18"/>
              </w:rPr>
              <w:t> </w:t>
            </w:r>
          </w:p>
        </w:tc>
        <w:tc>
          <w:tcPr>
            <w:tcW w:w="592" w:type="dxa"/>
            <w:tcBorders>
              <w:top w:val="nil"/>
              <w:left w:val="nil"/>
              <w:bottom w:val="single" w:sz="4" w:space="0" w:color="auto"/>
              <w:right w:val="single" w:sz="4" w:space="0" w:color="auto"/>
            </w:tcBorders>
            <w:shd w:val="clear" w:color="auto" w:fill="auto"/>
            <w:noWrap/>
            <w:vAlign w:val="bottom"/>
            <w:hideMark/>
          </w:tcPr>
          <w:p w14:paraId="1C79EA10" w14:textId="77777777" w:rsidR="00F96006" w:rsidRPr="0017266F" w:rsidRDefault="00F96006" w:rsidP="00F96006">
            <w:pPr>
              <w:rPr>
                <w:rFonts w:ascii="Arial" w:hAnsi="Arial" w:cs="Arial"/>
                <w:color w:val="000000"/>
                <w:sz w:val="18"/>
                <w:szCs w:val="18"/>
              </w:rPr>
            </w:pPr>
            <w:r w:rsidRPr="0017266F">
              <w:rPr>
                <w:rFonts w:ascii="Arial" w:hAnsi="Arial" w:cs="Arial"/>
                <w:color w:val="000000"/>
                <w:sz w:val="18"/>
                <w:szCs w:val="18"/>
              </w:rPr>
              <w:t> </w:t>
            </w:r>
          </w:p>
        </w:tc>
        <w:tc>
          <w:tcPr>
            <w:tcW w:w="574" w:type="dxa"/>
            <w:tcBorders>
              <w:top w:val="nil"/>
              <w:left w:val="nil"/>
              <w:bottom w:val="single" w:sz="4" w:space="0" w:color="auto"/>
              <w:right w:val="single" w:sz="4" w:space="0" w:color="auto"/>
            </w:tcBorders>
            <w:shd w:val="clear" w:color="auto" w:fill="auto"/>
            <w:noWrap/>
            <w:vAlign w:val="bottom"/>
            <w:hideMark/>
          </w:tcPr>
          <w:p w14:paraId="0C151C44" w14:textId="77777777" w:rsidR="00F96006" w:rsidRPr="0017266F" w:rsidRDefault="00F96006" w:rsidP="00F96006">
            <w:pPr>
              <w:rPr>
                <w:rFonts w:ascii="Arial" w:hAnsi="Arial" w:cs="Arial"/>
                <w:color w:val="000000"/>
                <w:sz w:val="18"/>
                <w:szCs w:val="18"/>
              </w:rPr>
            </w:pPr>
            <w:r w:rsidRPr="0017266F">
              <w:rPr>
                <w:rFonts w:ascii="Arial" w:hAnsi="Arial" w:cs="Arial"/>
                <w:color w:val="000000"/>
                <w:sz w:val="18"/>
                <w:szCs w:val="18"/>
              </w:rPr>
              <w:t> </w:t>
            </w:r>
          </w:p>
        </w:tc>
        <w:tc>
          <w:tcPr>
            <w:tcW w:w="536" w:type="dxa"/>
            <w:tcBorders>
              <w:top w:val="nil"/>
              <w:left w:val="nil"/>
              <w:bottom w:val="single" w:sz="4" w:space="0" w:color="auto"/>
              <w:right w:val="single" w:sz="4" w:space="0" w:color="auto"/>
            </w:tcBorders>
            <w:shd w:val="clear" w:color="auto" w:fill="auto"/>
            <w:noWrap/>
            <w:vAlign w:val="bottom"/>
            <w:hideMark/>
          </w:tcPr>
          <w:p w14:paraId="20EA15E0" w14:textId="77777777" w:rsidR="00F96006" w:rsidRPr="0017266F" w:rsidRDefault="00F96006" w:rsidP="00F96006">
            <w:pPr>
              <w:rPr>
                <w:rFonts w:ascii="Arial" w:hAnsi="Arial" w:cs="Arial"/>
                <w:color w:val="000000"/>
                <w:sz w:val="18"/>
                <w:szCs w:val="18"/>
              </w:rPr>
            </w:pPr>
            <w:r w:rsidRPr="0017266F">
              <w:rPr>
                <w:rFonts w:ascii="Arial" w:hAnsi="Arial" w:cs="Arial"/>
                <w:color w:val="000000"/>
                <w:sz w:val="18"/>
                <w:szCs w:val="18"/>
              </w:rPr>
              <w:t> </w:t>
            </w:r>
          </w:p>
        </w:tc>
        <w:tc>
          <w:tcPr>
            <w:tcW w:w="604" w:type="dxa"/>
            <w:tcBorders>
              <w:top w:val="nil"/>
              <w:left w:val="nil"/>
              <w:bottom w:val="single" w:sz="4" w:space="0" w:color="auto"/>
              <w:right w:val="single" w:sz="4" w:space="0" w:color="auto"/>
            </w:tcBorders>
            <w:shd w:val="clear" w:color="auto" w:fill="auto"/>
            <w:noWrap/>
            <w:vAlign w:val="bottom"/>
            <w:hideMark/>
          </w:tcPr>
          <w:p w14:paraId="4F55FC8E" w14:textId="77777777" w:rsidR="00F96006" w:rsidRPr="0017266F" w:rsidRDefault="00F96006" w:rsidP="00F96006">
            <w:pPr>
              <w:rPr>
                <w:rFonts w:ascii="Arial" w:hAnsi="Arial" w:cs="Arial"/>
                <w:color w:val="000000"/>
                <w:sz w:val="18"/>
                <w:szCs w:val="18"/>
              </w:rPr>
            </w:pPr>
            <w:r w:rsidRPr="0017266F">
              <w:rPr>
                <w:rFonts w:ascii="Arial" w:hAnsi="Arial" w:cs="Arial"/>
                <w:color w:val="000000"/>
                <w:sz w:val="18"/>
                <w:szCs w:val="18"/>
              </w:rPr>
              <w:t> </w:t>
            </w:r>
          </w:p>
        </w:tc>
        <w:tc>
          <w:tcPr>
            <w:tcW w:w="512" w:type="dxa"/>
            <w:tcBorders>
              <w:top w:val="nil"/>
              <w:left w:val="nil"/>
              <w:bottom w:val="single" w:sz="4" w:space="0" w:color="auto"/>
              <w:right w:val="single" w:sz="4" w:space="0" w:color="auto"/>
            </w:tcBorders>
            <w:shd w:val="clear" w:color="000000" w:fill="FCE4D6"/>
            <w:noWrap/>
            <w:vAlign w:val="bottom"/>
            <w:hideMark/>
          </w:tcPr>
          <w:p w14:paraId="30C6A6AF" w14:textId="77777777" w:rsidR="00F96006" w:rsidRPr="0017266F" w:rsidRDefault="00F96006" w:rsidP="00F96006">
            <w:pPr>
              <w:rPr>
                <w:rFonts w:ascii="Arial" w:hAnsi="Arial" w:cs="Arial"/>
                <w:color w:val="000000"/>
                <w:sz w:val="18"/>
                <w:szCs w:val="18"/>
              </w:rPr>
            </w:pPr>
            <w:r w:rsidRPr="0017266F">
              <w:rPr>
                <w:rFonts w:ascii="Arial" w:hAnsi="Arial" w:cs="Arial"/>
                <w:color w:val="000000"/>
                <w:sz w:val="18"/>
                <w:szCs w:val="18"/>
              </w:rPr>
              <w:t> </w:t>
            </w:r>
          </w:p>
        </w:tc>
      </w:tr>
      <w:tr w:rsidR="00F96006" w:rsidRPr="0017266F" w14:paraId="4CB08BD1" w14:textId="77777777" w:rsidTr="0056327A">
        <w:trPr>
          <w:trHeight w:val="528"/>
        </w:trPr>
        <w:tc>
          <w:tcPr>
            <w:tcW w:w="40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6DF64D" w14:textId="573C0805" w:rsidR="00F96006" w:rsidRPr="0017266F" w:rsidRDefault="008806A0" w:rsidP="00F96006">
            <w:pPr>
              <w:jc w:val="center"/>
              <w:rPr>
                <w:rFonts w:ascii="Arial" w:hAnsi="Arial" w:cs="Arial"/>
                <w:color w:val="000000"/>
                <w:sz w:val="18"/>
                <w:szCs w:val="18"/>
              </w:rPr>
            </w:pPr>
            <w:r>
              <w:rPr>
                <w:rFonts w:ascii="Arial" w:hAnsi="Arial" w:cs="Arial"/>
                <w:color w:val="000000"/>
                <w:sz w:val="18"/>
                <w:szCs w:val="18"/>
              </w:rPr>
              <w:t>Taller</w:t>
            </w:r>
            <w:r w:rsidR="00F96006" w:rsidRPr="0017266F">
              <w:rPr>
                <w:rFonts w:ascii="Arial" w:hAnsi="Arial" w:cs="Arial"/>
                <w:color w:val="000000"/>
                <w:sz w:val="18"/>
                <w:szCs w:val="18"/>
              </w:rPr>
              <w:t xml:space="preserve"> de segregación de residuos, movimiento interno, almacenamiento.</w:t>
            </w:r>
          </w:p>
        </w:tc>
        <w:tc>
          <w:tcPr>
            <w:tcW w:w="558" w:type="dxa"/>
            <w:tcBorders>
              <w:top w:val="nil"/>
              <w:left w:val="nil"/>
              <w:bottom w:val="single" w:sz="4" w:space="0" w:color="auto"/>
              <w:right w:val="single" w:sz="4" w:space="0" w:color="auto"/>
            </w:tcBorders>
            <w:shd w:val="clear" w:color="auto" w:fill="auto"/>
            <w:noWrap/>
            <w:vAlign w:val="bottom"/>
            <w:hideMark/>
          </w:tcPr>
          <w:p w14:paraId="658E947A" w14:textId="77777777" w:rsidR="00F96006" w:rsidRPr="0017266F" w:rsidRDefault="00F96006" w:rsidP="00F96006">
            <w:pPr>
              <w:rPr>
                <w:rFonts w:ascii="Arial" w:hAnsi="Arial" w:cs="Arial"/>
                <w:color w:val="000000"/>
                <w:sz w:val="18"/>
                <w:szCs w:val="18"/>
              </w:rPr>
            </w:pPr>
            <w:r w:rsidRPr="0017266F">
              <w:rPr>
                <w:rFonts w:ascii="Arial" w:hAnsi="Arial" w:cs="Arial"/>
                <w:color w:val="000000"/>
                <w:sz w:val="18"/>
                <w:szCs w:val="18"/>
              </w:rPr>
              <w:t> </w:t>
            </w:r>
          </w:p>
        </w:tc>
        <w:tc>
          <w:tcPr>
            <w:tcW w:w="668" w:type="dxa"/>
            <w:tcBorders>
              <w:top w:val="nil"/>
              <w:left w:val="nil"/>
              <w:bottom w:val="single" w:sz="4" w:space="0" w:color="auto"/>
              <w:right w:val="single" w:sz="4" w:space="0" w:color="auto"/>
            </w:tcBorders>
            <w:shd w:val="clear" w:color="auto" w:fill="auto"/>
            <w:noWrap/>
            <w:vAlign w:val="bottom"/>
            <w:hideMark/>
          </w:tcPr>
          <w:p w14:paraId="29E3087A" w14:textId="77777777" w:rsidR="00F96006" w:rsidRPr="0017266F" w:rsidRDefault="00F96006" w:rsidP="00F96006">
            <w:pPr>
              <w:rPr>
                <w:rFonts w:ascii="Arial" w:hAnsi="Arial" w:cs="Arial"/>
                <w:color w:val="000000"/>
                <w:sz w:val="18"/>
                <w:szCs w:val="18"/>
              </w:rPr>
            </w:pPr>
            <w:r w:rsidRPr="0017266F">
              <w:rPr>
                <w:rFonts w:ascii="Arial" w:hAnsi="Arial" w:cs="Arial"/>
                <w:color w:val="000000"/>
                <w:sz w:val="18"/>
                <w:szCs w:val="18"/>
              </w:rPr>
              <w:t> </w:t>
            </w:r>
          </w:p>
        </w:tc>
        <w:tc>
          <w:tcPr>
            <w:tcW w:w="543" w:type="dxa"/>
            <w:tcBorders>
              <w:top w:val="nil"/>
              <w:left w:val="nil"/>
              <w:bottom w:val="single" w:sz="4" w:space="0" w:color="auto"/>
              <w:right w:val="single" w:sz="4" w:space="0" w:color="auto"/>
            </w:tcBorders>
            <w:shd w:val="clear" w:color="auto" w:fill="auto"/>
            <w:noWrap/>
            <w:vAlign w:val="bottom"/>
            <w:hideMark/>
          </w:tcPr>
          <w:p w14:paraId="05C90957" w14:textId="77777777" w:rsidR="00F96006" w:rsidRPr="0017266F" w:rsidRDefault="00F96006" w:rsidP="00F96006">
            <w:pPr>
              <w:rPr>
                <w:rFonts w:ascii="Arial" w:hAnsi="Arial" w:cs="Arial"/>
                <w:color w:val="000000"/>
                <w:sz w:val="18"/>
                <w:szCs w:val="18"/>
              </w:rPr>
            </w:pPr>
            <w:r w:rsidRPr="0017266F">
              <w:rPr>
                <w:rFonts w:ascii="Arial" w:hAnsi="Arial" w:cs="Arial"/>
                <w:color w:val="000000"/>
                <w:sz w:val="18"/>
                <w:szCs w:val="18"/>
              </w:rPr>
              <w:t> </w:t>
            </w:r>
          </w:p>
        </w:tc>
        <w:tc>
          <w:tcPr>
            <w:tcW w:w="463" w:type="dxa"/>
            <w:tcBorders>
              <w:top w:val="nil"/>
              <w:left w:val="nil"/>
              <w:bottom w:val="single" w:sz="4" w:space="0" w:color="auto"/>
              <w:right w:val="single" w:sz="4" w:space="0" w:color="auto"/>
            </w:tcBorders>
            <w:shd w:val="clear" w:color="auto" w:fill="auto"/>
            <w:noWrap/>
            <w:vAlign w:val="bottom"/>
            <w:hideMark/>
          </w:tcPr>
          <w:p w14:paraId="0C77F9FE" w14:textId="77777777" w:rsidR="00F96006" w:rsidRPr="0017266F" w:rsidRDefault="00F96006" w:rsidP="00F96006">
            <w:pPr>
              <w:rPr>
                <w:rFonts w:ascii="Arial" w:hAnsi="Arial" w:cs="Arial"/>
                <w:color w:val="000000"/>
                <w:sz w:val="18"/>
                <w:szCs w:val="18"/>
              </w:rPr>
            </w:pPr>
            <w:r w:rsidRPr="0017266F">
              <w:rPr>
                <w:rFonts w:ascii="Arial" w:hAnsi="Arial" w:cs="Arial"/>
                <w:color w:val="000000"/>
                <w:sz w:val="18"/>
                <w:szCs w:val="18"/>
              </w:rPr>
              <w:t> </w:t>
            </w:r>
          </w:p>
        </w:tc>
        <w:tc>
          <w:tcPr>
            <w:tcW w:w="592" w:type="dxa"/>
            <w:tcBorders>
              <w:top w:val="nil"/>
              <w:left w:val="nil"/>
              <w:bottom w:val="single" w:sz="4" w:space="0" w:color="auto"/>
              <w:right w:val="single" w:sz="4" w:space="0" w:color="auto"/>
            </w:tcBorders>
            <w:shd w:val="clear" w:color="auto" w:fill="auto"/>
            <w:noWrap/>
            <w:vAlign w:val="bottom"/>
            <w:hideMark/>
          </w:tcPr>
          <w:p w14:paraId="71BE3F44" w14:textId="77777777" w:rsidR="00F96006" w:rsidRPr="0017266F" w:rsidRDefault="00F96006" w:rsidP="00F96006">
            <w:pPr>
              <w:rPr>
                <w:rFonts w:ascii="Arial" w:hAnsi="Arial" w:cs="Arial"/>
                <w:color w:val="000000"/>
                <w:sz w:val="18"/>
                <w:szCs w:val="18"/>
              </w:rPr>
            </w:pPr>
            <w:r w:rsidRPr="0017266F">
              <w:rPr>
                <w:rFonts w:ascii="Arial" w:hAnsi="Arial" w:cs="Arial"/>
                <w:color w:val="000000"/>
                <w:sz w:val="18"/>
                <w:szCs w:val="18"/>
              </w:rPr>
              <w:t> </w:t>
            </w:r>
          </w:p>
        </w:tc>
        <w:tc>
          <w:tcPr>
            <w:tcW w:w="574" w:type="dxa"/>
            <w:tcBorders>
              <w:top w:val="nil"/>
              <w:left w:val="nil"/>
              <w:bottom w:val="single" w:sz="4" w:space="0" w:color="auto"/>
              <w:right w:val="single" w:sz="4" w:space="0" w:color="auto"/>
            </w:tcBorders>
            <w:shd w:val="clear" w:color="auto" w:fill="auto"/>
            <w:noWrap/>
            <w:vAlign w:val="bottom"/>
            <w:hideMark/>
          </w:tcPr>
          <w:p w14:paraId="2A8E042C" w14:textId="77777777" w:rsidR="00F96006" w:rsidRPr="0017266F" w:rsidRDefault="00F96006" w:rsidP="00F96006">
            <w:pPr>
              <w:rPr>
                <w:rFonts w:ascii="Arial" w:hAnsi="Arial" w:cs="Arial"/>
                <w:color w:val="000000"/>
                <w:sz w:val="18"/>
                <w:szCs w:val="18"/>
              </w:rPr>
            </w:pPr>
            <w:r w:rsidRPr="0017266F">
              <w:rPr>
                <w:rFonts w:ascii="Arial" w:hAnsi="Arial" w:cs="Arial"/>
                <w:color w:val="000000"/>
                <w:sz w:val="18"/>
                <w:szCs w:val="18"/>
              </w:rPr>
              <w:t> </w:t>
            </w:r>
          </w:p>
        </w:tc>
        <w:tc>
          <w:tcPr>
            <w:tcW w:w="536" w:type="dxa"/>
            <w:tcBorders>
              <w:top w:val="nil"/>
              <w:left w:val="nil"/>
              <w:bottom w:val="single" w:sz="4" w:space="0" w:color="auto"/>
              <w:right w:val="single" w:sz="4" w:space="0" w:color="auto"/>
            </w:tcBorders>
            <w:shd w:val="clear" w:color="auto" w:fill="auto"/>
            <w:noWrap/>
            <w:vAlign w:val="bottom"/>
            <w:hideMark/>
          </w:tcPr>
          <w:p w14:paraId="2542D830" w14:textId="77777777" w:rsidR="00F96006" w:rsidRPr="0017266F" w:rsidRDefault="00F96006" w:rsidP="00F96006">
            <w:pPr>
              <w:rPr>
                <w:rFonts w:ascii="Arial" w:hAnsi="Arial" w:cs="Arial"/>
                <w:color w:val="000000"/>
                <w:sz w:val="18"/>
                <w:szCs w:val="18"/>
              </w:rPr>
            </w:pPr>
            <w:r w:rsidRPr="0017266F">
              <w:rPr>
                <w:rFonts w:ascii="Arial" w:hAnsi="Arial" w:cs="Arial"/>
                <w:color w:val="000000"/>
                <w:sz w:val="18"/>
                <w:szCs w:val="18"/>
              </w:rPr>
              <w:t> </w:t>
            </w:r>
          </w:p>
        </w:tc>
        <w:tc>
          <w:tcPr>
            <w:tcW w:w="604" w:type="dxa"/>
            <w:tcBorders>
              <w:top w:val="nil"/>
              <w:left w:val="nil"/>
              <w:bottom w:val="single" w:sz="4" w:space="0" w:color="auto"/>
              <w:right w:val="single" w:sz="4" w:space="0" w:color="auto"/>
            </w:tcBorders>
            <w:shd w:val="clear" w:color="auto" w:fill="auto"/>
            <w:noWrap/>
            <w:vAlign w:val="bottom"/>
            <w:hideMark/>
          </w:tcPr>
          <w:p w14:paraId="106C78DD" w14:textId="77777777" w:rsidR="00F96006" w:rsidRPr="0017266F" w:rsidRDefault="00F96006" w:rsidP="00F96006">
            <w:pPr>
              <w:rPr>
                <w:rFonts w:ascii="Arial" w:hAnsi="Arial" w:cs="Arial"/>
                <w:color w:val="000000"/>
                <w:sz w:val="18"/>
                <w:szCs w:val="18"/>
              </w:rPr>
            </w:pPr>
            <w:r w:rsidRPr="0017266F">
              <w:rPr>
                <w:rFonts w:ascii="Arial" w:hAnsi="Arial" w:cs="Arial"/>
                <w:color w:val="000000"/>
                <w:sz w:val="18"/>
                <w:szCs w:val="18"/>
              </w:rPr>
              <w:t> </w:t>
            </w:r>
          </w:p>
        </w:tc>
        <w:tc>
          <w:tcPr>
            <w:tcW w:w="512" w:type="dxa"/>
            <w:tcBorders>
              <w:top w:val="nil"/>
              <w:left w:val="nil"/>
              <w:bottom w:val="single" w:sz="4" w:space="0" w:color="auto"/>
              <w:right w:val="single" w:sz="4" w:space="0" w:color="auto"/>
            </w:tcBorders>
            <w:shd w:val="clear" w:color="000000" w:fill="FCE4D6"/>
            <w:noWrap/>
            <w:vAlign w:val="bottom"/>
            <w:hideMark/>
          </w:tcPr>
          <w:p w14:paraId="2C657E71" w14:textId="77777777" w:rsidR="00F96006" w:rsidRPr="0017266F" w:rsidRDefault="00F96006" w:rsidP="00F96006">
            <w:pPr>
              <w:rPr>
                <w:rFonts w:ascii="Arial" w:hAnsi="Arial" w:cs="Arial"/>
                <w:color w:val="000000"/>
                <w:sz w:val="18"/>
                <w:szCs w:val="18"/>
              </w:rPr>
            </w:pPr>
            <w:r w:rsidRPr="0017266F">
              <w:rPr>
                <w:rFonts w:ascii="Arial" w:hAnsi="Arial" w:cs="Arial"/>
                <w:color w:val="000000"/>
                <w:sz w:val="18"/>
                <w:szCs w:val="18"/>
              </w:rPr>
              <w:t> </w:t>
            </w:r>
          </w:p>
        </w:tc>
      </w:tr>
    </w:tbl>
    <w:p w14:paraId="016B1107" w14:textId="04901C9A" w:rsidR="00065881" w:rsidRPr="0017266F" w:rsidRDefault="008B35AC" w:rsidP="00421802">
      <w:pPr>
        <w:pStyle w:val="ECONORMAL"/>
        <w:rPr>
          <w:b/>
          <w:bCs/>
          <w:sz w:val="24"/>
          <w:szCs w:val="24"/>
        </w:rPr>
      </w:pPr>
      <w:r w:rsidRPr="0017266F">
        <w:rPr>
          <w:b/>
          <w:bCs/>
          <w:sz w:val="24"/>
          <w:szCs w:val="24"/>
        </w:rPr>
        <w:t xml:space="preserve">FORMATOS RELACIONADOS </w:t>
      </w:r>
    </w:p>
    <w:p w14:paraId="27A601BC" w14:textId="269D4F35" w:rsidR="00380D9F" w:rsidRPr="0017266F" w:rsidRDefault="00380D9F" w:rsidP="00421802">
      <w:pPr>
        <w:pStyle w:val="ECONORMAL"/>
        <w:rPr>
          <w:b/>
          <w:bCs/>
          <w:sz w:val="24"/>
          <w:szCs w:val="24"/>
        </w:rPr>
      </w:pPr>
    </w:p>
    <w:p w14:paraId="776E697B" w14:textId="4DBF21D1" w:rsidR="00065881" w:rsidRPr="0017266F" w:rsidRDefault="00380D9F" w:rsidP="006F3EC1">
      <w:pPr>
        <w:pStyle w:val="ECONORMAL"/>
        <w:rPr>
          <w:sz w:val="24"/>
          <w:szCs w:val="24"/>
        </w:rPr>
      </w:pPr>
      <w:r w:rsidRPr="0017266F">
        <w:rPr>
          <w:sz w:val="24"/>
          <w:szCs w:val="24"/>
        </w:rPr>
        <w:t>FORMATO DE ASISTENCIA A ACTIVIDADES FORMATIVAS, RECREATIVAS Y/O DEPORTIVAS</w:t>
      </w:r>
    </w:p>
    <w:p w14:paraId="3EE8E6CA" w14:textId="52C36362" w:rsidR="00F82EA8" w:rsidRPr="0017266F" w:rsidRDefault="00F82EA8" w:rsidP="006F3EC1">
      <w:pPr>
        <w:pStyle w:val="Ttulo2"/>
      </w:pPr>
      <w:bookmarkStart w:id="161" w:name="_Toc53825716"/>
      <w:r w:rsidRPr="0017266F">
        <w:t>PROGRAMA RESID</w:t>
      </w:r>
      <w:r w:rsidR="0056327A">
        <w:t>U</w:t>
      </w:r>
      <w:r w:rsidRPr="0017266F">
        <w:t>OS PELIGROSOS</w:t>
      </w:r>
      <w:bookmarkEnd w:id="161"/>
      <w:r w:rsidRPr="0017266F">
        <w:t xml:space="preserve"> </w:t>
      </w:r>
    </w:p>
    <w:p w14:paraId="33BDC697" w14:textId="4E4F3CD6" w:rsidR="00F82EA8" w:rsidRPr="0017266F" w:rsidRDefault="00F82EA8" w:rsidP="006F3EC1">
      <w:pPr>
        <w:pStyle w:val="ECONORMAL"/>
        <w:rPr>
          <w:sz w:val="24"/>
          <w:szCs w:val="24"/>
        </w:rPr>
      </w:pPr>
      <w:r w:rsidRPr="0017266F">
        <w:rPr>
          <w:b/>
          <w:bCs/>
          <w:caps/>
          <w:sz w:val="24"/>
          <w:szCs w:val="24"/>
        </w:rPr>
        <w:t>Objetivo</w:t>
      </w:r>
      <w:r w:rsidRPr="0017266F">
        <w:rPr>
          <w:caps/>
          <w:sz w:val="24"/>
          <w:szCs w:val="24"/>
        </w:rPr>
        <w:t>:</w:t>
      </w:r>
      <w:r w:rsidRPr="0017266F">
        <w:rPr>
          <w:sz w:val="24"/>
          <w:szCs w:val="24"/>
        </w:rPr>
        <w:t xml:space="preserve"> Garantizar la correcta separación, almacenamiento y disposición de los residuos peligrosos generados en </w:t>
      </w:r>
      <w:r w:rsidR="0056327A">
        <w:rPr>
          <w:sz w:val="24"/>
          <w:szCs w:val="24"/>
        </w:rPr>
        <w:t>INSERCOL D&amp;R S.A.S</w:t>
      </w:r>
      <w:r w:rsidRPr="0017266F">
        <w:rPr>
          <w:sz w:val="24"/>
          <w:szCs w:val="24"/>
        </w:rPr>
        <w:t xml:space="preserve"> mediante el establecimiento de procedimientos de manipulación, control de volúmenes, identificación centro de acopio, entrega a gestores autorizados y gestión de certificados de disposición.</w:t>
      </w:r>
    </w:p>
    <w:p w14:paraId="288F70D4" w14:textId="21E84BF0" w:rsidR="00551CFB" w:rsidRPr="0017266F" w:rsidRDefault="00551CFB" w:rsidP="006F3EC1">
      <w:pPr>
        <w:pStyle w:val="ECONORMAL"/>
        <w:rPr>
          <w:sz w:val="24"/>
          <w:szCs w:val="24"/>
        </w:rPr>
      </w:pPr>
    </w:p>
    <w:p w14:paraId="5253E7C7" w14:textId="13EA029F" w:rsidR="00BD569E" w:rsidRPr="0017266F" w:rsidRDefault="00551CFB" w:rsidP="006F3EC1">
      <w:pPr>
        <w:pStyle w:val="ECONORMAL"/>
        <w:rPr>
          <w:b/>
          <w:bCs/>
          <w:caps/>
          <w:sz w:val="24"/>
          <w:szCs w:val="24"/>
        </w:rPr>
      </w:pPr>
      <w:r w:rsidRPr="0017266F">
        <w:rPr>
          <w:b/>
          <w:bCs/>
          <w:caps/>
          <w:sz w:val="24"/>
          <w:szCs w:val="24"/>
        </w:rPr>
        <w:t>P</w:t>
      </w:r>
      <w:r w:rsidR="00AB2820" w:rsidRPr="0017266F">
        <w:rPr>
          <w:b/>
          <w:bCs/>
          <w:caps/>
          <w:sz w:val="24"/>
          <w:szCs w:val="24"/>
        </w:rPr>
        <w:t>arametros</w:t>
      </w:r>
      <w:r w:rsidRPr="0017266F">
        <w:rPr>
          <w:b/>
          <w:bCs/>
          <w:caps/>
          <w:sz w:val="24"/>
          <w:szCs w:val="24"/>
        </w:rPr>
        <w:t xml:space="preserve"> De Manejo Residuos Peligrosos </w:t>
      </w:r>
    </w:p>
    <w:p w14:paraId="3D3B0863" w14:textId="77777777" w:rsidR="00BD569E" w:rsidRPr="0017266F" w:rsidRDefault="00BD569E" w:rsidP="006F3EC1">
      <w:pPr>
        <w:pStyle w:val="ECONORMAL"/>
        <w:rPr>
          <w:sz w:val="24"/>
          <w:szCs w:val="24"/>
        </w:rPr>
      </w:pPr>
    </w:p>
    <w:p w14:paraId="67B5F546" w14:textId="2E554410" w:rsidR="00551CFB" w:rsidRPr="0017266F" w:rsidRDefault="00551CFB" w:rsidP="006F3EC1">
      <w:pPr>
        <w:pStyle w:val="ECONORMAL"/>
        <w:rPr>
          <w:color w:val="auto"/>
          <w:sz w:val="24"/>
          <w:szCs w:val="24"/>
        </w:rPr>
      </w:pPr>
      <w:r w:rsidRPr="0017266F">
        <w:rPr>
          <w:color w:val="auto"/>
          <w:sz w:val="24"/>
          <w:szCs w:val="24"/>
        </w:rPr>
        <w:t>Se diseñ</w:t>
      </w:r>
      <w:r w:rsidR="00FB4618">
        <w:rPr>
          <w:color w:val="auto"/>
          <w:sz w:val="24"/>
          <w:szCs w:val="24"/>
        </w:rPr>
        <w:t>ó</w:t>
      </w:r>
      <w:r w:rsidRPr="0017266F">
        <w:rPr>
          <w:color w:val="auto"/>
          <w:sz w:val="24"/>
          <w:szCs w:val="24"/>
        </w:rPr>
        <w:t xml:space="preserve"> </w:t>
      </w:r>
      <w:r w:rsidR="008B74F2" w:rsidRPr="0017266F">
        <w:rPr>
          <w:color w:val="auto"/>
          <w:sz w:val="24"/>
          <w:szCs w:val="24"/>
        </w:rPr>
        <w:t>un procedimiento</w:t>
      </w:r>
      <w:r w:rsidRPr="0017266F">
        <w:rPr>
          <w:color w:val="auto"/>
          <w:sz w:val="24"/>
          <w:szCs w:val="24"/>
        </w:rPr>
        <w:t xml:space="preserve"> </w:t>
      </w:r>
      <w:r w:rsidR="00FB4618">
        <w:rPr>
          <w:color w:val="auto"/>
          <w:sz w:val="24"/>
          <w:szCs w:val="24"/>
        </w:rPr>
        <w:t xml:space="preserve">que </w:t>
      </w:r>
      <w:r w:rsidRPr="0017266F">
        <w:rPr>
          <w:color w:val="auto"/>
          <w:sz w:val="24"/>
          <w:szCs w:val="24"/>
        </w:rPr>
        <w:t>definen las actividades puntuales para la adecuada separación, almacen</w:t>
      </w:r>
      <w:r w:rsidR="00BD569E" w:rsidRPr="0017266F">
        <w:rPr>
          <w:color w:val="auto"/>
          <w:sz w:val="24"/>
          <w:szCs w:val="24"/>
        </w:rPr>
        <w:t xml:space="preserve">amiento y disposición final de los residuos peligrosos generados en </w:t>
      </w:r>
      <w:r w:rsidR="000D69C9" w:rsidRPr="00FE6122">
        <w:rPr>
          <w:szCs w:val="20"/>
        </w:rPr>
        <w:t>INGENIERÍA Y SERVICIOS DE COLOMBIA D&amp;R SAS</w:t>
      </w:r>
      <w:r w:rsidR="00BD569E" w:rsidRPr="0017266F">
        <w:rPr>
          <w:color w:val="auto"/>
          <w:sz w:val="24"/>
          <w:szCs w:val="24"/>
        </w:rPr>
        <w:t>.</w:t>
      </w:r>
    </w:p>
    <w:p w14:paraId="091E91FF" w14:textId="74D39DC7" w:rsidR="00BD569E" w:rsidRPr="0017266F" w:rsidRDefault="00BD569E" w:rsidP="006F3EC1">
      <w:pPr>
        <w:pStyle w:val="ECONORMAL"/>
        <w:rPr>
          <w:sz w:val="24"/>
          <w:szCs w:val="24"/>
        </w:rPr>
      </w:pPr>
    </w:p>
    <w:p w14:paraId="40632ED4" w14:textId="38FD002E" w:rsidR="00000A7B" w:rsidRPr="0017266F" w:rsidRDefault="00BD569E" w:rsidP="006F3EC1">
      <w:pPr>
        <w:pStyle w:val="ECONORMAL"/>
        <w:numPr>
          <w:ilvl w:val="0"/>
          <w:numId w:val="37"/>
        </w:numPr>
        <w:rPr>
          <w:sz w:val="24"/>
          <w:szCs w:val="24"/>
        </w:rPr>
      </w:pPr>
      <w:r w:rsidRPr="0017266F">
        <w:rPr>
          <w:sz w:val="24"/>
          <w:szCs w:val="24"/>
        </w:rPr>
        <w:t xml:space="preserve">PROCEDIMIENTO </w:t>
      </w:r>
      <w:r w:rsidR="008200BF" w:rsidRPr="0017266F">
        <w:rPr>
          <w:sz w:val="24"/>
          <w:szCs w:val="24"/>
        </w:rPr>
        <w:t xml:space="preserve">SEPARACION, ALMACENAMIENTO Y DISPOSICION DE </w:t>
      </w:r>
      <w:r w:rsidRPr="0017266F">
        <w:rPr>
          <w:sz w:val="24"/>
          <w:szCs w:val="24"/>
        </w:rPr>
        <w:t xml:space="preserve">MATERIAL </w:t>
      </w:r>
      <w:r w:rsidR="00000A7B" w:rsidRPr="0017266F">
        <w:rPr>
          <w:sz w:val="24"/>
          <w:szCs w:val="24"/>
        </w:rPr>
        <w:t>CONTAMINADO.</w:t>
      </w:r>
    </w:p>
    <w:p w14:paraId="00A166EF" w14:textId="10B801B5" w:rsidR="000545BD" w:rsidRPr="0017266F" w:rsidRDefault="000545BD" w:rsidP="006F3EC1">
      <w:pPr>
        <w:pStyle w:val="ECONORMAL"/>
        <w:rPr>
          <w:sz w:val="24"/>
          <w:szCs w:val="24"/>
        </w:rPr>
      </w:pPr>
    </w:p>
    <w:p w14:paraId="7C8CAD0C" w14:textId="77777777" w:rsidR="00D222CF" w:rsidRPr="0017266F" w:rsidRDefault="000545BD" w:rsidP="006F3EC1">
      <w:pPr>
        <w:pStyle w:val="ECONORMAL"/>
        <w:rPr>
          <w:sz w:val="24"/>
          <w:szCs w:val="24"/>
        </w:rPr>
      </w:pPr>
      <w:r w:rsidRPr="0017266F">
        <w:rPr>
          <w:sz w:val="24"/>
          <w:szCs w:val="24"/>
        </w:rPr>
        <w:t>Con el fin de caracterizar y conocer las cantidades de residuos peligrosos que se entregan a los gestores externos se diseñaron formatos para su registro. La información suministrada en estos formatos permitirá también conocer si las medidas de minimización son efectivas o no</w:t>
      </w:r>
    </w:p>
    <w:p w14:paraId="5A6A7D78" w14:textId="77777777" w:rsidR="00D222CF" w:rsidRPr="0017266F" w:rsidRDefault="00D222CF" w:rsidP="006F3EC1">
      <w:pPr>
        <w:pStyle w:val="ECONORMAL"/>
        <w:rPr>
          <w:sz w:val="24"/>
          <w:szCs w:val="24"/>
        </w:rPr>
      </w:pPr>
    </w:p>
    <w:p w14:paraId="524B8410" w14:textId="01857316" w:rsidR="00D222CF" w:rsidRPr="0017266F" w:rsidRDefault="000545BD" w:rsidP="006F3EC1">
      <w:pPr>
        <w:pStyle w:val="ECONORMAL"/>
        <w:numPr>
          <w:ilvl w:val="0"/>
          <w:numId w:val="37"/>
        </w:numPr>
        <w:rPr>
          <w:sz w:val="24"/>
          <w:szCs w:val="24"/>
        </w:rPr>
      </w:pPr>
      <w:r w:rsidRPr="0017266F">
        <w:rPr>
          <w:sz w:val="24"/>
          <w:szCs w:val="24"/>
        </w:rPr>
        <w:t>CONTROL ENTREGA DE</w:t>
      </w:r>
      <w:r w:rsidR="00AF1124" w:rsidRPr="0017266F">
        <w:rPr>
          <w:sz w:val="24"/>
          <w:szCs w:val="24"/>
        </w:rPr>
        <w:t xml:space="preserve"> RESIUDOS </w:t>
      </w:r>
      <w:r w:rsidR="002D5942" w:rsidRPr="0017266F">
        <w:rPr>
          <w:sz w:val="24"/>
          <w:szCs w:val="24"/>
        </w:rPr>
        <w:t>AL GESTOR</w:t>
      </w:r>
      <w:r w:rsidR="00D222CF" w:rsidRPr="0017266F">
        <w:rPr>
          <w:sz w:val="24"/>
          <w:szCs w:val="24"/>
        </w:rPr>
        <w:t>.</w:t>
      </w:r>
    </w:p>
    <w:p w14:paraId="70815F68" w14:textId="18A9FFBD" w:rsidR="00CA3E7E" w:rsidRPr="0017266F" w:rsidRDefault="00CA3E7E" w:rsidP="006F3EC1">
      <w:pPr>
        <w:pStyle w:val="ECONORMAL"/>
        <w:numPr>
          <w:ilvl w:val="0"/>
          <w:numId w:val="37"/>
        </w:numPr>
        <w:rPr>
          <w:sz w:val="24"/>
          <w:szCs w:val="24"/>
        </w:rPr>
      </w:pPr>
      <w:r w:rsidRPr="0017266F">
        <w:rPr>
          <w:sz w:val="24"/>
          <w:szCs w:val="24"/>
        </w:rPr>
        <w:t xml:space="preserve">CONTROL RECEPCION DE PESAJE Y RECOLECCION DE RESIDUOS SOLIDOS </w:t>
      </w:r>
    </w:p>
    <w:p w14:paraId="403F31BA" w14:textId="77777777" w:rsidR="00CA3E7E" w:rsidRPr="0017266F" w:rsidRDefault="00CA3E7E" w:rsidP="006F3EC1">
      <w:pPr>
        <w:pStyle w:val="ECONORMAL"/>
        <w:rPr>
          <w:sz w:val="24"/>
          <w:szCs w:val="24"/>
        </w:rPr>
      </w:pPr>
    </w:p>
    <w:p w14:paraId="13824E05" w14:textId="3FF7C51B" w:rsidR="00217182" w:rsidRPr="0017266F" w:rsidRDefault="00217182" w:rsidP="006F3EC1">
      <w:pPr>
        <w:pStyle w:val="ECONORMAL"/>
        <w:rPr>
          <w:sz w:val="24"/>
          <w:szCs w:val="24"/>
        </w:rPr>
      </w:pPr>
      <w:r w:rsidRPr="0017266F">
        <w:rPr>
          <w:sz w:val="24"/>
          <w:szCs w:val="24"/>
        </w:rPr>
        <w:t>Con el fin de verificar que los cuartos de almacenamiento temporal en donde se almacenan los residuos peligrosos cuentan con todos los parámetros de diseño estipulados por la normatividad vigente, se cuenta con una lista de chequeo que permitan identificar necesidades de mejora.</w:t>
      </w:r>
    </w:p>
    <w:p w14:paraId="73B41BA1" w14:textId="5F94F250" w:rsidR="00217182" w:rsidRPr="0017266F" w:rsidRDefault="00217182" w:rsidP="006F3EC1">
      <w:pPr>
        <w:pStyle w:val="ECONORMAL"/>
        <w:rPr>
          <w:sz w:val="24"/>
          <w:szCs w:val="24"/>
        </w:rPr>
      </w:pPr>
    </w:p>
    <w:p w14:paraId="741B2553" w14:textId="26C275BD" w:rsidR="00217182" w:rsidRPr="0017266F" w:rsidRDefault="00217182" w:rsidP="006F3EC1">
      <w:pPr>
        <w:pStyle w:val="ECONORMAL"/>
        <w:numPr>
          <w:ilvl w:val="0"/>
          <w:numId w:val="37"/>
        </w:numPr>
        <w:rPr>
          <w:sz w:val="24"/>
          <w:szCs w:val="24"/>
        </w:rPr>
      </w:pPr>
      <w:r w:rsidRPr="0017266F">
        <w:rPr>
          <w:sz w:val="24"/>
          <w:szCs w:val="24"/>
        </w:rPr>
        <w:t xml:space="preserve">LISTAS DE CHEQUEO </w:t>
      </w:r>
      <w:r w:rsidR="00DC4E04">
        <w:rPr>
          <w:sz w:val="24"/>
          <w:szCs w:val="24"/>
        </w:rPr>
        <w:t>ÁREAS</w:t>
      </w:r>
      <w:r w:rsidRPr="0017266F">
        <w:rPr>
          <w:sz w:val="24"/>
          <w:szCs w:val="24"/>
        </w:rPr>
        <w:t xml:space="preserve"> DE </w:t>
      </w:r>
      <w:r w:rsidR="00A07B51" w:rsidRPr="0017266F">
        <w:rPr>
          <w:sz w:val="24"/>
          <w:szCs w:val="24"/>
        </w:rPr>
        <w:t>ALMACENAMIENTO RESIDUOS</w:t>
      </w:r>
      <w:r w:rsidRPr="0017266F">
        <w:rPr>
          <w:sz w:val="24"/>
          <w:szCs w:val="24"/>
        </w:rPr>
        <w:t xml:space="preserve"> SOLIDOS </w:t>
      </w:r>
    </w:p>
    <w:p w14:paraId="7020C698" w14:textId="34230376" w:rsidR="00217182" w:rsidRPr="0017266F" w:rsidRDefault="00217182" w:rsidP="00217182">
      <w:pPr>
        <w:pStyle w:val="ECONORMAL"/>
        <w:ind w:left="360"/>
        <w:rPr>
          <w:b/>
          <w:bCs/>
        </w:rPr>
      </w:pPr>
    </w:p>
    <w:p w14:paraId="2DF56CAE" w14:textId="706AF678" w:rsidR="006F3EC1" w:rsidRDefault="006F3EC1" w:rsidP="00217182">
      <w:pPr>
        <w:pStyle w:val="ECONORMAL"/>
        <w:ind w:left="360"/>
        <w:rPr>
          <w:b/>
          <w:bCs/>
        </w:rPr>
      </w:pPr>
    </w:p>
    <w:p w14:paraId="527E3DB2" w14:textId="22D497CB" w:rsidR="004C1DCA" w:rsidRDefault="004C1DCA" w:rsidP="00217182">
      <w:pPr>
        <w:pStyle w:val="ECONORMAL"/>
        <w:ind w:left="360"/>
        <w:rPr>
          <w:b/>
          <w:bCs/>
        </w:rPr>
      </w:pPr>
    </w:p>
    <w:p w14:paraId="50CFFFB1" w14:textId="6C8CAD8F" w:rsidR="004C1DCA" w:rsidRDefault="004C1DCA" w:rsidP="00217182">
      <w:pPr>
        <w:pStyle w:val="ECONORMAL"/>
        <w:ind w:left="360"/>
        <w:rPr>
          <w:b/>
          <w:bCs/>
        </w:rPr>
      </w:pPr>
    </w:p>
    <w:p w14:paraId="6BEB286E" w14:textId="47C6E335" w:rsidR="004C1DCA" w:rsidRDefault="004C1DCA" w:rsidP="00217182">
      <w:pPr>
        <w:pStyle w:val="ECONORMAL"/>
        <w:ind w:left="360"/>
        <w:rPr>
          <w:b/>
          <w:bCs/>
        </w:rPr>
      </w:pPr>
    </w:p>
    <w:p w14:paraId="340741DF" w14:textId="77777777" w:rsidR="004C1DCA" w:rsidRPr="0017266F" w:rsidRDefault="004C1DCA" w:rsidP="00217182">
      <w:pPr>
        <w:pStyle w:val="ECONORMAL"/>
        <w:ind w:left="360"/>
        <w:rPr>
          <w:b/>
          <w:bCs/>
        </w:rPr>
      </w:pPr>
    </w:p>
    <w:p w14:paraId="258830E4" w14:textId="77777777" w:rsidR="000545BD" w:rsidRPr="0017266F" w:rsidRDefault="000545BD" w:rsidP="000545BD">
      <w:pPr>
        <w:pStyle w:val="ECONORMAL"/>
        <w:ind w:left="720"/>
        <w:rPr>
          <w:b/>
          <w:bCs/>
        </w:rPr>
      </w:pPr>
    </w:p>
    <w:tbl>
      <w:tblPr>
        <w:tblStyle w:val="Tablaconcuadrcula"/>
        <w:tblW w:w="10211" w:type="dxa"/>
        <w:jc w:val="center"/>
        <w:tblLook w:val="04A0" w:firstRow="1" w:lastRow="0" w:firstColumn="1" w:lastColumn="0" w:noHBand="0" w:noVBand="1"/>
      </w:tblPr>
      <w:tblGrid>
        <w:gridCol w:w="2216"/>
        <w:gridCol w:w="2022"/>
        <w:gridCol w:w="4082"/>
        <w:gridCol w:w="1891"/>
      </w:tblGrid>
      <w:tr w:rsidR="00D11E8E" w:rsidRPr="0017266F" w14:paraId="0A3FAF95" w14:textId="77777777" w:rsidTr="00FB4618">
        <w:trPr>
          <w:trHeight w:val="462"/>
          <w:jc w:val="center"/>
        </w:trPr>
        <w:tc>
          <w:tcPr>
            <w:tcW w:w="2310" w:type="dxa"/>
            <w:shd w:val="clear" w:color="auto" w:fill="D9D9D9" w:themeFill="background1" w:themeFillShade="D9"/>
          </w:tcPr>
          <w:p w14:paraId="2A3081F0" w14:textId="77777777" w:rsidR="00551CFB" w:rsidRPr="0017266F" w:rsidRDefault="00551CFB" w:rsidP="006B3EC6">
            <w:pPr>
              <w:pStyle w:val="ECONORMAL"/>
              <w:jc w:val="center"/>
              <w:rPr>
                <w:b/>
                <w:bCs/>
              </w:rPr>
            </w:pPr>
            <w:r w:rsidRPr="0017266F">
              <w:rPr>
                <w:b/>
                <w:bCs/>
              </w:rPr>
              <w:t>ACTIVIDAD</w:t>
            </w:r>
          </w:p>
        </w:tc>
        <w:tc>
          <w:tcPr>
            <w:tcW w:w="2054" w:type="dxa"/>
            <w:shd w:val="clear" w:color="auto" w:fill="D9D9D9" w:themeFill="background1" w:themeFillShade="D9"/>
            <w:vAlign w:val="center"/>
          </w:tcPr>
          <w:p w14:paraId="21F5A45D" w14:textId="77777777" w:rsidR="00551CFB" w:rsidRPr="0017266F" w:rsidRDefault="00551CFB" w:rsidP="006B3EC6">
            <w:pPr>
              <w:pStyle w:val="ECONORMAL"/>
              <w:jc w:val="center"/>
              <w:rPr>
                <w:b/>
                <w:bCs/>
              </w:rPr>
            </w:pPr>
            <w:r w:rsidRPr="0017266F">
              <w:rPr>
                <w:b/>
                <w:bCs/>
              </w:rPr>
              <w:t>META</w:t>
            </w:r>
          </w:p>
        </w:tc>
        <w:tc>
          <w:tcPr>
            <w:tcW w:w="4142" w:type="dxa"/>
            <w:shd w:val="clear" w:color="auto" w:fill="D9D9D9" w:themeFill="background1" w:themeFillShade="D9"/>
          </w:tcPr>
          <w:p w14:paraId="67AF44E5" w14:textId="77777777" w:rsidR="00551CFB" w:rsidRPr="0017266F" w:rsidRDefault="00551CFB" w:rsidP="006B3EC6">
            <w:pPr>
              <w:pStyle w:val="ECONORMAL"/>
              <w:jc w:val="center"/>
              <w:rPr>
                <w:b/>
                <w:bCs/>
              </w:rPr>
            </w:pPr>
            <w:r w:rsidRPr="0017266F">
              <w:rPr>
                <w:b/>
                <w:bCs/>
              </w:rPr>
              <w:t>INDICADOR DEL PROGRAMA</w:t>
            </w:r>
          </w:p>
        </w:tc>
        <w:tc>
          <w:tcPr>
            <w:tcW w:w="1705" w:type="dxa"/>
            <w:shd w:val="clear" w:color="auto" w:fill="D9D9D9" w:themeFill="background1" w:themeFillShade="D9"/>
            <w:vAlign w:val="center"/>
          </w:tcPr>
          <w:p w14:paraId="49F2FF79" w14:textId="77777777" w:rsidR="00551CFB" w:rsidRPr="0017266F" w:rsidRDefault="00551CFB" w:rsidP="006B3EC6">
            <w:pPr>
              <w:pStyle w:val="ECONORMAL"/>
              <w:jc w:val="center"/>
              <w:rPr>
                <w:b/>
                <w:bCs/>
              </w:rPr>
            </w:pPr>
            <w:r w:rsidRPr="0017266F">
              <w:rPr>
                <w:b/>
                <w:bCs/>
              </w:rPr>
              <w:t>RESPONSABLE</w:t>
            </w:r>
          </w:p>
        </w:tc>
      </w:tr>
      <w:tr w:rsidR="00AD772A" w:rsidRPr="0017266F" w14:paraId="31CAEB78" w14:textId="77777777" w:rsidTr="006B3EC6">
        <w:trPr>
          <w:trHeight w:val="1497"/>
          <w:jc w:val="center"/>
        </w:trPr>
        <w:tc>
          <w:tcPr>
            <w:tcW w:w="2310" w:type="dxa"/>
          </w:tcPr>
          <w:p w14:paraId="5A7E7FDC" w14:textId="4A33A8BE" w:rsidR="00551CFB" w:rsidRPr="0017266F" w:rsidRDefault="00A07B51" w:rsidP="002C3321">
            <w:pPr>
              <w:pStyle w:val="ECONORMAL"/>
            </w:pPr>
            <w:r w:rsidRPr="0017266F">
              <w:t xml:space="preserve">Gestión adecuada de los residuos sólidos </w:t>
            </w:r>
            <w:proofErr w:type="spellStart"/>
            <w:r w:rsidRPr="0017266F">
              <w:t>posconsumo</w:t>
            </w:r>
            <w:proofErr w:type="spellEnd"/>
            <w:r w:rsidRPr="0017266F">
              <w:t xml:space="preserve"> generados en </w:t>
            </w:r>
            <w:r w:rsidR="000D69C9" w:rsidRPr="00FE6122">
              <w:rPr>
                <w:szCs w:val="20"/>
              </w:rPr>
              <w:t>INGENIERÍA Y SERVICIOS DE COLOMBIA D&amp;R SAS</w:t>
            </w:r>
          </w:p>
          <w:p w14:paraId="483ED56F" w14:textId="0EDA2BEA" w:rsidR="00A07B51" w:rsidRPr="0017266F" w:rsidRDefault="00A07B51" w:rsidP="002C3321">
            <w:pPr>
              <w:pStyle w:val="ECONORMAL"/>
            </w:pPr>
          </w:p>
        </w:tc>
        <w:tc>
          <w:tcPr>
            <w:tcW w:w="2054" w:type="dxa"/>
            <w:vAlign w:val="center"/>
          </w:tcPr>
          <w:p w14:paraId="1792ECDA" w14:textId="62D3741E" w:rsidR="00551CFB" w:rsidRPr="0017266F" w:rsidRDefault="00A07B51" w:rsidP="002C3321">
            <w:pPr>
              <w:pStyle w:val="ECONORMAL"/>
            </w:pPr>
            <w:r w:rsidRPr="0017266F">
              <w:t xml:space="preserve">Lograr el 100% de la disposición de los residuos </w:t>
            </w:r>
            <w:proofErr w:type="spellStart"/>
            <w:r w:rsidRPr="0017266F">
              <w:t>posconsumo</w:t>
            </w:r>
            <w:proofErr w:type="spellEnd"/>
            <w:r w:rsidRPr="0017266F">
              <w:t xml:space="preserve"> con gestores autorizados para su disposición final. </w:t>
            </w:r>
          </w:p>
          <w:p w14:paraId="479ED864" w14:textId="77777777" w:rsidR="00551CFB" w:rsidRPr="0017266F" w:rsidRDefault="00551CFB" w:rsidP="002C3321">
            <w:pPr>
              <w:pStyle w:val="ECONORMAL"/>
            </w:pPr>
          </w:p>
        </w:tc>
        <w:tc>
          <w:tcPr>
            <w:tcW w:w="4142" w:type="dxa"/>
          </w:tcPr>
          <w:p w14:paraId="74819CF2" w14:textId="43B93240" w:rsidR="00551CFB" w:rsidRPr="0017266F" w:rsidRDefault="00D944B4" w:rsidP="002C3321">
            <w:pPr>
              <w:pStyle w:val="ECONORMAL"/>
            </w:pPr>
            <m:oMathPara>
              <m:oMath>
                <m:f>
                  <m:fPr>
                    <m:ctrlPr>
                      <w:rPr>
                        <w:rFonts w:ascii="Cambria Math" w:hAnsi="Cambria Math"/>
                      </w:rPr>
                    </m:ctrlPr>
                  </m:fPr>
                  <m:num>
                    <m:r>
                      <w:rPr>
                        <w:rFonts w:ascii="Cambria Math" w:hAnsi="Cambria Math"/>
                      </w:rPr>
                      <m:t>n</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residuos posconsumo generados</m:t>
                    </m:r>
                  </m:num>
                  <m:den>
                    <m:r>
                      <w:rPr>
                        <w:rFonts w:ascii="Cambria Math" w:hAnsi="Cambria Math"/>
                      </w:rPr>
                      <m:t>N</m:t>
                    </m:r>
                    <m:r>
                      <m:rPr>
                        <m:sty m:val="p"/>
                      </m:rPr>
                      <w:rPr>
                        <w:rFonts w:ascii="Cambria Math" w:hAnsi="Cambria Math"/>
                      </w:rPr>
                      <m:t>° residuos posconsumo dispuestos</m:t>
                    </m:r>
                  </m:den>
                </m:f>
                <m:r>
                  <m:rPr>
                    <m:sty m:val="p"/>
                  </m:rPr>
                  <w:rPr>
                    <w:rFonts w:ascii="Cambria Math" w:hAnsi="Cambria Math"/>
                  </w:rPr>
                  <m:t>*100</m:t>
                </m:r>
              </m:oMath>
            </m:oMathPara>
          </w:p>
          <w:p w14:paraId="2B6EDCB6" w14:textId="77777777" w:rsidR="00551CFB" w:rsidRPr="0017266F" w:rsidRDefault="00551CFB" w:rsidP="002C3321">
            <w:pPr>
              <w:pStyle w:val="ECONORMAL"/>
            </w:pPr>
          </w:p>
          <w:p w14:paraId="57160211" w14:textId="77777777" w:rsidR="00551CFB" w:rsidRPr="0017266F" w:rsidRDefault="00551CFB" w:rsidP="002C3321">
            <w:pPr>
              <w:pStyle w:val="ECONORMAL"/>
            </w:pPr>
          </w:p>
          <w:p w14:paraId="6688849F" w14:textId="641B44CA" w:rsidR="00551CFB" w:rsidRPr="0017266F" w:rsidRDefault="00551CFB" w:rsidP="002C3321">
            <w:pPr>
              <w:pStyle w:val="ECONORMAL"/>
            </w:pPr>
            <w:r w:rsidRPr="0017266F">
              <w:t xml:space="preserve"> </w:t>
            </w:r>
          </w:p>
        </w:tc>
        <w:tc>
          <w:tcPr>
            <w:tcW w:w="1705" w:type="dxa"/>
            <w:vAlign w:val="center"/>
          </w:tcPr>
          <w:p w14:paraId="1E54AF04" w14:textId="06454AEF" w:rsidR="00551CFB" w:rsidRPr="0017266F" w:rsidRDefault="00FB4618" w:rsidP="002C3321">
            <w:pPr>
              <w:pStyle w:val="ECONORMAL"/>
            </w:pPr>
            <w:r>
              <w:t>HSE</w:t>
            </w:r>
          </w:p>
        </w:tc>
      </w:tr>
      <w:tr w:rsidR="00A07B51" w:rsidRPr="0017266F" w14:paraId="6543B010" w14:textId="77777777" w:rsidTr="006B3EC6">
        <w:trPr>
          <w:trHeight w:val="1497"/>
          <w:jc w:val="center"/>
        </w:trPr>
        <w:tc>
          <w:tcPr>
            <w:tcW w:w="2310" w:type="dxa"/>
          </w:tcPr>
          <w:p w14:paraId="79CB8399" w14:textId="149DDF07" w:rsidR="00A07B51" w:rsidRPr="0017266F" w:rsidRDefault="00A07B51" w:rsidP="002C3321">
            <w:pPr>
              <w:pStyle w:val="ECONORMAL"/>
            </w:pPr>
            <w:r w:rsidRPr="0017266F">
              <w:lastRenderedPageBreak/>
              <w:t xml:space="preserve">Adecuado almacenamiento de los residuos sólidos generados en cuartos de almacenamiento temporal. </w:t>
            </w:r>
          </w:p>
        </w:tc>
        <w:tc>
          <w:tcPr>
            <w:tcW w:w="2054" w:type="dxa"/>
            <w:vAlign w:val="center"/>
          </w:tcPr>
          <w:p w14:paraId="395ADE73" w14:textId="67FB80D7" w:rsidR="00D11E8E" w:rsidRPr="0017266F" w:rsidRDefault="00D11E8E" w:rsidP="002C3321">
            <w:pPr>
              <w:pStyle w:val="ECONORMAL"/>
            </w:pPr>
            <w:r w:rsidRPr="0017266F">
              <w:t>Lograr el cumplimento mensual de la lista</w:t>
            </w:r>
            <w:r w:rsidR="00FB4618">
              <w:t xml:space="preserve"> </w:t>
            </w:r>
            <w:r w:rsidRPr="0017266F">
              <w:t xml:space="preserve">de chequeo de los cuartos de almacenamiento. </w:t>
            </w:r>
          </w:p>
          <w:p w14:paraId="0F847354" w14:textId="77777777" w:rsidR="00A07B51" w:rsidRPr="0017266F" w:rsidRDefault="00A07B51" w:rsidP="002C3321">
            <w:pPr>
              <w:pStyle w:val="ECONORMAL"/>
            </w:pPr>
          </w:p>
        </w:tc>
        <w:tc>
          <w:tcPr>
            <w:tcW w:w="4142" w:type="dxa"/>
          </w:tcPr>
          <w:p w14:paraId="3089F6AE" w14:textId="5F16F80E" w:rsidR="00351D7B" w:rsidRPr="0017266F" w:rsidRDefault="00D944B4" w:rsidP="002C3321">
            <w:pPr>
              <w:pStyle w:val="ECONORMAL"/>
            </w:pPr>
            <m:oMathPara>
              <m:oMath>
                <m:f>
                  <m:fPr>
                    <m:ctrlPr>
                      <w:rPr>
                        <w:rFonts w:ascii="Cambria Math" w:hAnsi="Cambria Math"/>
                      </w:rPr>
                    </m:ctrlPr>
                  </m:fPr>
                  <m:num>
                    <m:r>
                      <w:rPr>
                        <w:rFonts w:ascii="Cambria Math" w:hAnsi="Cambria Math"/>
                      </w:rPr>
                      <m:t>n</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listas con incumpliento mes</m:t>
                    </m:r>
                  </m:num>
                  <m:den>
                    <m:r>
                      <w:rPr>
                        <w:rFonts w:ascii="Cambria Math" w:hAnsi="Cambria Math"/>
                      </w:rPr>
                      <m:t>N</m:t>
                    </m:r>
                    <m:r>
                      <m:rPr>
                        <m:sty m:val="p"/>
                      </m:rPr>
                      <w:rPr>
                        <w:rFonts w:ascii="Cambria Math" w:hAnsi="Cambria Math"/>
                      </w:rPr>
                      <m:t>° de total de lista realizadas mes</m:t>
                    </m:r>
                  </m:den>
                </m:f>
                <m:r>
                  <m:rPr>
                    <m:sty m:val="p"/>
                  </m:rPr>
                  <w:rPr>
                    <w:rFonts w:ascii="Cambria Math" w:hAnsi="Cambria Math"/>
                  </w:rPr>
                  <m:t>*100</m:t>
                </m:r>
              </m:oMath>
            </m:oMathPara>
          </w:p>
          <w:p w14:paraId="674922F9" w14:textId="77777777" w:rsidR="00A07B51" w:rsidRPr="0017266F" w:rsidRDefault="00A07B51" w:rsidP="002C3321">
            <w:pPr>
              <w:pStyle w:val="ECONORMAL"/>
            </w:pPr>
          </w:p>
        </w:tc>
        <w:tc>
          <w:tcPr>
            <w:tcW w:w="1705" w:type="dxa"/>
            <w:vAlign w:val="center"/>
          </w:tcPr>
          <w:p w14:paraId="7BCF92E7" w14:textId="6A28E675" w:rsidR="00A07B51" w:rsidRPr="0017266F" w:rsidRDefault="00FB4618" w:rsidP="002C3321">
            <w:pPr>
              <w:pStyle w:val="ECONORMAL"/>
            </w:pPr>
            <w:r>
              <w:t>HSE</w:t>
            </w:r>
          </w:p>
        </w:tc>
      </w:tr>
    </w:tbl>
    <w:p w14:paraId="5019EF0D" w14:textId="7911ECF0" w:rsidR="00065881" w:rsidRPr="0017266F" w:rsidRDefault="00065881" w:rsidP="00F07CD3">
      <w:pPr>
        <w:pStyle w:val="ECONORMAL"/>
        <w:rPr>
          <w:b/>
          <w:bCs/>
        </w:rPr>
      </w:pPr>
    </w:p>
    <w:p w14:paraId="209E40E7" w14:textId="77777777" w:rsidR="00351D7B" w:rsidRPr="0017266F" w:rsidRDefault="00351D7B" w:rsidP="006F3EC1">
      <w:pPr>
        <w:pStyle w:val="ECONORMAL"/>
        <w:rPr>
          <w:b/>
          <w:bCs/>
          <w:caps/>
          <w:sz w:val="24"/>
          <w:szCs w:val="24"/>
        </w:rPr>
      </w:pPr>
      <w:r w:rsidRPr="0017266F">
        <w:rPr>
          <w:b/>
          <w:bCs/>
          <w:caps/>
          <w:sz w:val="24"/>
          <w:szCs w:val="24"/>
        </w:rPr>
        <w:t>El monitoreo y seguimiento:</w:t>
      </w:r>
    </w:p>
    <w:p w14:paraId="722CA133" w14:textId="77777777" w:rsidR="00351D7B" w:rsidRPr="0017266F" w:rsidRDefault="00351D7B" w:rsidP="006F3EC1">
      <w:pPr>
        <w:pStyle w:val="ECONORMAL"/>
        <w:rPr>
          <w:sz w:val="24"/>
          <w:szCs w:val="24"/>
        </w:rPr>
      </w:pPr>
    </w:p>
    <w:p w14:paraId="35312614" w14:textId="1511E556" w:rsidR="00351D7B" w:rsidRPr="0017266F" w:rsidRDefault="00351D7B" w:rsidP="006F3EC1">
      <w:pPr>
        <w:pStyle w:val="ECONORMAL"/>
        <w:rPr>
          <w:sz w:val="24"/>
          <w:szCs w:val="24"/>
        </w:rPr>
      </w:pPr>
      <w:r w:rsidRPr="0017266F">
        <w:rPr>
          <w:sz w:val="24"/>
          <w:szCs w:val="24"/>
        </w:rPr>
        <w:t xml:space="preserve">El monitoreo y seguimiento del programa de </w:t>
      </w:r>
      <w:r w:rsidR="00B3410A" w:rsidRPr="0017266F">
        <w:rPr>
          <w:sz w:val="24"/>
          <w:szCs w:val="24"/>
        </w:rPr>
        <w:t xml:space="preserve">residuos sólidos peligrosos depende </w:t>
      </w:r>
      <w:r w:rsidRPr="0017266F">
        <w:rPr>
          <w:sz w:val="24"/>
          <w:szCs w:val="24"/>
        </w:rPr>
        <w:t>de la actividad desarrollada y el adecuado diligenciamiento de los registros establecidos (</w:t>
      </w:r>
      <w:r w:rsidR="004C1DCA">
        <w:rPr>
          <w:sz w:val="24"/>
          <w:szCs w:val="24"/>
        </w:rPr>
        <w:t>CONTROL ENTREGA DE RESI</w:t>
      </w:r>
      <w:r w:rsidR="002D5942" w:rsidRPr="0017266F">
        <w:rPr>
          <w:sz w:val="24"/>
          <w:szCs w:val="24"/>
        </w:rPr>
        <w:t>D</w:t>
      </w:r>
      <w:r w:rsidR="004C1DCA">
        <w:rPr>
          <w:sz w:val="24"/>
          <w:szCs w:val="24"/>
        </w:rPr>
        <w:t>U</w:t>
      </w:r>
      <w:r w:rsidR="002D5942" w:rsidRPr="0017266F">
        <w:rPr>
          <w:sz w:val="24"/>
          <w:szCs w:val="24"/>
        </w:rPr>
        <w:t xml:space="preserve">OS AL GESTOR </w:t>
      </w:r>
      <w:r w:rsidRPr="0017266F">
        <w:rPr>
          <w:sz w:val="24"/>
          <w:szCs w:val="24"/>
        </w:rPr>
        <w:t>y LISTAS DE CHEQUEO CUARTOS DE ALMACENAMIENTO RESIDUOS SOLIDOS)</w:t>
      </w:r>
    </w:p>
    <w:p w14:paraId="3FBBBF14" w14:textId="4BEEB39B" w:rsidR="00351D7B" w:rsidRPr="0017266F" w:rsidRDefault="00351D7B" w:rsidP="006F3EC1">
      <w:pPr>
        <w:pStyle w:val="ECONORMAL"/>
        <w:rPr>
          <w:b/>
          <w:bCs/>
        </w:rPr>
      </w:pPr>
    </w:p>
    <w:p w14:paraId="3738DEAA" w14:textId="1E788D87" w:rsidR="008732EB" w:rsidRPr="0017266F" w:rsidRDefault="008732EB" w:rsidP="006F3EC1">
      <w:pPr>
        <w:pStyle w:val="ECONORMAL"/>
        <w:rPr>
          <w:b/>
          <w:bCs/>
          <w:sz w:val="24"/>
          <w:szCs w:val="24"/>
        </w:rPr>
      </w:pPr>
      <w:r w:rsidRPr="0017266F">
        <w:rPr>
          <w:b/>
          <w:bCs/>
          <w:sz w:val="24"/>
          <w:szCs w:val="24"/>
        </w:rPr>
        <w:t xml:space="preserve">FORMATOS RELACIONADOS </w:t>
      </w:r>
    </w:p>
    <w:p w14:paraId="1BC2F3D5" w14:textId="0DAC58C0" w:rsidR="008732EB" w:rsidRPr="0017266F" w:rsidRDefault="008732EB" w:rsidP="008732EB">
      <w:pPr>
        <w:pStyle w:val="ECONORMAL"/>
        <w:rPr>
          <w:b/>
          <w:bCs/>
        </w:rPr>
      </w:pPr>
    </w:p>
    <w:p w14:paraId="27D574D3" w14:textId="5591BF08" w:rsidR="0080163E" w:rsidRPr="0017266F" w:rsidRDefault="0080163E" w:rsidP="008732EB">
      <w:pPr>
        <w:pStyle w:val="ECONORMAL"/>
        <w:rPr>
          <w:b/>
          <w:bCs/>
          <w:sz w:val="24"/>
          <w:szCs w:val="24"/>
        </w:rPr>
      </w:pPr>
      <w:r w:rsidRPr="0017266F">
        <w:rPr>
          <w:b/>
          <w:bCs/>
          <w:sz w:val="24"/>
          <w:szCs w:val="24"/>
        </w:rPr>
        <w:t xml:space="preserve">CONTROL RECEPCION DE PESAJE Y RECOLECCION DE RESIDUOS SOLIDOS </w:t>
      </w:r>
    </w:p>
    <w:p w14:paraId="446F129C" w14:textId="088C7352" w:rsidR="0080163E" w:rsidRPr="0017266F" w:rsidRDefault="0080163E" w:rsidP="008732EB">
      <w:pPr>
        <w:pStyle w:val="ECONORMAL"/>
        <w:rPr>
          <w:b/>
          <w:bCs/>
          <w:sz w:val="24"/>
          <w:szCs w:val="24"/>
        </w:rPr>
      </w:pPr>
    </w:p>
    <w:p w14:paraId="5E05A971" w14:textId="303EBC33" w:rsidR="003C5B49" w:rsidRPr="0017266F" w:rsidRDefault="003C5B49" w:rsidP="003C5B49">
      <w:pPr>
        <w:tabs>
          <w:tab w:val="left" w:pos="1005"/>
        </w:tabs>
        <w:jc w:val="both"/>
        <w:rPr>
          <w:rFonts w:ascii="Arial" w:hAnsi="Arial" w:cs="Arial"/>
        </w:rPr>
      </w:pPr>
      <w:r w:rsidRPr="0017266F">
        <w:rPr>
          <w:rFonts w:ascii="Arial" w:hAnsi="Arial" w:cs="Arial"/>
          <w:b/>
          <w:bCs/>
        </w:rPr>
        <w:t>Frecuencia</w:t>
      </w:r>
      <w:r w:rsidR="000C2F22" w:rsidRPr="0017266F">
        <w:rPr>
          <w:rFonts w:ascii="Arial" w:hAnsi="Arial" w:cs="Arial"/>
          <w:b/>
          <w:bCs/>
        </w:rPr>
        <w:t xml:space="preserve"> y responsable:</w:t>
      </w:r>
      <w:r w:rsidRPr="0017266F">
        <w:rPr>
          <w:rFonts w:ascii="Arial" w:hAnsi="Arial" w:cs="Arial"/>
        </w:rPr>
        <w:t xml:space="preserve"> Cada vez que se lleven residuos sólidos peligrosos o no a los cuartos de almacenamiento.</w:t>
      </w:r>
      <w:r w:rsidR="000C2F22" w:rsidRPr="0017266F">
        <w:rPr>
          <w:rFonts w:ascii="Arial" w:hAnsi="Arial" w:cs="Arial"/>
        </w:rPr>
        <w:t xml:space="preserve"> Responsable </w:t>
      </w:r>
      <w:r w:rsidR="00FB4618">
        <w:rPr>
          <w:rFonts w:ascii="Arial" w:hAnsi="Arial" w:cs="Arial"/>
        </w:rPr>
        <w:t>HSE.</w:t>
      </w:r>
    </w:p>
    <w:p w14:paraId="0F30CBC3" w14:textId="77777777" w:rsidR="003C5B49" w:rsidRPr="0017266F" w:rsidRDefault="003C5B49" w:rsidP="008732EB">
      <w:pPr>
        <w:pStyle w:val="ECONORMAL"/>
        <w:rPr>
          <w:b/>
          <w:bCs/>
          <w:sz w:val="24"/>
          <w:szCs w:val="24"/>
        </w:rPr>
      </w:pPr>
    </w:p>
    <w:p w14:paraId="57C66493" w14:textId="1993EF74" w:rsidR="008D5C8C" w:rsidRPr="0017266F" w:rsidRDefault="0080163E" w:rsidP="008D5C8C">
      <w:pPr>
        <w:pStyle w:val="ECONORMAL"/>
        <w:spacing w:line="276" w:lineRule="auto"/>
        <w:rPr>
          <w:sz w:val="24"/>
          <w:szCs w:val="24"/>
        </w:rPr>
      </w:pPr>
      <w:r w:rsidRPr="0017266F">
        <w:rPr>
          <w:b/>
          <w:bCs/>
          <w:sz w:val="24"/>
          <w:szCs w:val="24"/>
        </w:rPr>
        <w:t xml:space="preserve">CÓDIGO: </w:t>
      </w:r>
      <w:r w:rsidR="002D5942" w:rsidRPr="0017266F">
        <w:rPr>
          <w:b/>
          <w:bCs/>
          <w:sz w:val="24"/>
          <w:szCs w:val="24"/>
        </w:rPr>
        <w:t>CONTROL ENTREGA DE RESIUDOS</w:t>
      </w:r>
      <w:r w:rsidR="00883800" w:rsidRPr="0017266F">
        <w:rPr>
          <w:b/>
          <w:bCs/>
          <w:sz w:val="24"/>
          <w:szCs w:val="24"/>
        </w:rPr>
        <w:t xml:space="preserve"> SOLIDOS</w:t>
      </w:r>
      <w:r w:rsidR="002D5942" w:rsidRPr="0017266F">
        <w:rPr>
          <w:b/>
          <w:bCs/>
          <w:sz w:val="24"/>
          <w:szCs w:val="24"/>
        </w:rPr>
        <w:t xml:space="preserve"> AL GESTOR</w:t>
      </w:r>
      <w:r w:rsidR="00092323" w:rsidRPr="0017266F">
        <w:rPr>
          <w:sz w:val="24"/>
          <w:szCs w:val="24"/>
        </w:rPr>
        <w:t>.</w:t>
      </w:r>
    </w:p>
    <w:p w14:paraId="5B55E7B7" w14:textId="77777777" w:rsidR="00822E3D" w:rsidRPr="0017266F" w:rsidRDefault="00822E3D" w:rsidP="008D5C8C">
      <w:pPr>
        <w:pStyle w:val="ECONORMAL"/>
        <w:spacing w:line="276" w:lineRule="auto"/>
        <w:rPr>
          <w:sz w:val="24"/>
          <w:szCs w:val="24"/>
        </w:rPr>
      </w:pPr>
    </w:p>
    <w:p w14:paraId="72CE43FA" w14:textId="35F99434" w:rsidR="000C2F22" w:rsidRPr="0017266F" w:rsidRDefault="00822E3D" w:rsidP="000C2F22">
      <w:pPr>
        <w:tabs>
          <w:tab w:val="left" w:pos="1005"/>
        </w:tabs>
        <w:jc w:val="both"/>
        <w:rPr>
          <w:rFonts w:ascii="Arial" w:hAnsi="Arial" w:cs="Arial"/>
        </w:rPr>
      </w:pPr>
      <w:r w:rsidRPr="0017266F">
        <w:rPr>
          <w:rFonts w:ascii="Arial" w:hAnsi="Arial" w:cs="Arial"/>
          <w:b/>
          <w:bCs/>
        </w:rPr>
        <w:t>Frecuencia</w:t>
      </w:r>
      <w:r w:rsidR="000C2F22" w:rsidRPr="0017266F">
        <w:rPr>
          <w:rFonts w:ascii="Arial" w:hAnsi="Arial" w:cs="Arial"/>
          <w:b/>
          <w:bCs/>
        </w:rPr>
        <w:t xml:space="preserve"> y responsable</w:t>
      </w:r>
      <w:r w:rsidRPr="0017266F">
        <w:rPr>
          <w:rFonts w:ascii="Arial" w:hAnsi="Arial" w:cs="Arial"/>
          <w:b/>
          <w:bCs/>
        </w:rPr>
        <w:t>:</w:t>
      </w:r>
      <w:r w:rsidRPr="0017266F">
        <w:rPr>
          <w:rFonts w:ascii="Arial" w:hAnsi="Arial" w:cs="Arial"/>
        </w:rPr>
        <w:t xml:space="preserve"> Cada vez que se haga entrega al gestor de los residuos sólidos peligrosos y no peligrosos.</w:t>
      </w:r>
      <w:r w:rsidR="000C2F22" w:rsidRPr="0017266F">
        <w:rPr>
          <w:rFonts w:ascii="Arial" w:hAnsi="Arial" w:cs="Arial"/>
        </w:rPr>
        <w:t xml:space="preserve"> Responsable </w:t>
      </w:r>
      <w:r w:rsidR="00FB4618">
        <w:rPr>
          <w:rFonts w:ascii="Arial" w:hAnsi="Arial" w:cs="Arial"/>
        </w:rPr>
        <w:t>HSE.</w:t>
      </w:r>
    </w:p>
    <w:p w14:paraId="76C5B3E9" w14:textId="6E12B25F" w:rsidR="00822E3D" w:rsidRPr="0017266F" w:rsidRDefault="00822E3D" w:rsidP="00822E3D">
      <w:pPr>
        <w:tabs>
          <w:tab w:val="left" w:pos="1665"/>
        </w:tabs>
        <w:jc w:val="both"/>
        <w:rPr>
          <w:rFonts w:ascii="Arial" w:hAnsi="Arial" w:cs="Arial"/>
        </w:rPr>
      </w:pPr>
    </w:p>
    <w:p w14:paraId="63F0D011" w14:textId="77777777" w:rsidR="00A3647D" w:rsidRPr="0017266F" w:rsidRDefault="00A3647D" w:rsidP="008D5C8C">
      <w:pPr>
        <w:pStyle w:val="ECONORMAL"/>
        <w:spacing w:line="276" w:lineRule="auto"/>
        <w:rPr>
          <w:sz w:val="24"/>
          <w:szCs w:val="24"/>
        </w:rPr>
      </w:pPr>
    </w:p>
    <w:p w14:paraId="1CD40B96" w14:textId="2221885A" w:rsidR="008D5C8C" w:rsidRPr="0017266F" w:rsidRDefault="008D5C8C" w:rsidP="00E15554">
      <w:pPr>
        <w:pStyle w:val="ECONORMAL"/>
        <w:spacing w:line="276" w:lineRule="auto"/>
        <w:rPr>
          <w:sz w:val="24"/>
          <w:szCs w:val="24"/>
        </w:rPr>
      </w:pPr>
      <w:r w:rsidRPr="0017266F">
        <w:rPr>
          <w:b/>
          <w:bCs/>
          <w:sz w:val="24"/>
          <w:szCs w:val="24"/>
        </w:rPr>
        <w:t>CODIGO: LISTAS DE CHEQUEO CUARTOS DE ALMACENAMIENTO RESIDUOS SOLIDOS</w:t>
      </w:r>
      <w:r w:rsidRPr="0017266F">
        <w:rPr>
          <w:sz w:val="24"/>
          <w:szCs w:val="24"/>
        </w:rPr>
        <w:t xml:space="preserve"> </w:t>
      </w:r>
    </w:p>
    <w:p w14:paraId="7B78B371" w14:textId="5DD20C80" w:rsidR="00572B9F" w:rsidRPr="0017266F" w:rsidRDefault="00572B9F" w:rsidP="00E15554">
      <w:pPr>
        <w:pStyle w:val="ECONORMAL"/>
        <w:spacing w:line="276" w:lineRule="auto"/>
        <w:rPr>
          <w:sz w:val="24"/>
          <w:szCs w:val="24"/>
        </w:rPr>
      </w:pPr>
    </w:p>
    <w:p w14:paraId="00CF13C7" w14:textId="63337377" w:rsidR="00572B9F" w:rsidRPr="0094022F" w:rsidRDefault="000C2F22" w:rsidP="0094022F">
      <w:pPr>
        <w:tabs>
          <w:tab w:val="left" w:pos="1005"/>
        </w:tabs>
        <w:jc w:val="both"/>
        <w:rPr>
          <w:rFonts w:ascii="Arial" w:hAnsi="Arial" w:cs="Arial"/>
        </w:rPr>
      </w:pPr>
      <w:r w:rsidRPr="0017266F">
        <w:rPr>
          <w:rFonts w:ascii="Arial" w:hAnsi="Arial" w:cs="Arial"/>
          <w:b/>
          <w:bCs/>
        </w:rPr>
        <w:t>Frecuencia</w:t>
      </w:r>
      <w:r w:rsidR="00872D26" w:rsidRPr="0017266F">
        <w:rPr>
          <w:rFonts w:ascii="Arial" w:hAnsi="Arial" w:cs="Arial"/>
          <w:b/>
          <w:bCs/>
        </w:rPr>
        <w:t xml:space="preserve"> y responsable:</w:t>
      </w:r>
      <w:r w:rsidRPr="0017266F">
        <w:rPr>
          <w:rFonts w:ascii="Arial" w:hAnsi="Arial" w:cs="Arial"/>
        </w:rPr>
        <w:t xml:space="preserve"> cada</w:t>
      </w:r>
      <w:r w:rsidR="00FB4618">
        <w:rPr>
          <w:rFonts w:ascii="Arial" w:hAnsi="Arial" w:cs="Arial"/>
        </w:rPr>
        <w:t xml:space="preserve"> treinta</w:t>
      </w:r>
      <w:r w:rsidRPr="0017266F">
        <w:rPr>
          <w:rFonts w:ascii="Arial" w:hAnsi="Arial" w:cs="Arial"/>
        </w:rPr>
        <w:t xml:space="preserve"> días. </w:t>
      </w:r>
      <w:r w:rsidR="00872D26" w:rsidRPr="0017266F">
        <w:rPr>
          <w:rFonts w:ascii="Arial" w:hAnsi="Arial" w:cs="Arial"/>
        </w:rPr>
        <w:t xml:space="preserve">Responsable </w:t>
      </w:r>
      <w:r w:rsidR="00FB4618">
        <w:rPr>
          <w:rFonts w:ascii="Arial" w:hAnsi="Arial" w:cs="Arial"/>
        </w:rPr>
        <w:t>HSE.</w:t>
      </w:r>
      <w:bookmarkStart w:id="162" w:name="_Toc457198669"/>
    </w:p>
    <w:p w14:paraId="59E88E25" w14:textId="60F0EA86" w:rsidR="00E15554" w:rsidRPr="0017266F" w:rsidRDefault="00E15554" w:rsidP="00E15554">
      <w:pPr>
        <w:pStyle w:val="Ttulo2"/>
      </w:pPr>
      <w:bookmarkStart w:id="163" w:name="_Toc53825717"/>
      <w:r w:rsidRPr="0017266F">
        <w:t>PROGRAMA APROVECHAMIENTO SUBPRODUCTO</w:t>
      </w:r>
      <w:bookmarkEnd w:id="163"/>
      <w:r w:rsidRPr="0017266F">
        <w:t xml:space="preserve"> </w:t>
      </w:r>
    </w:p>
    <w:p w14:paraId="73DA0140" w14:textId="401B1EB9" w:rsidR="00E15554" w:rsidRDefault="00E15554" w:rsidP="00E15554">
      <w:pPr>
        <w:pStyle w:val="ECONORMAL"/>
        <w:spacing w:line="276" w:lineRule="auto"/>
        <w:rPr>
          <w:sz w:val="24"/>
          <w:szCs w:val="24"/>
        </w:rPr>
      </w:pPr>
      <w:r w:rsidRPr="0017266F">
        <w:rPr>
          <w:b/>
          <w:bCs/>
          <w:caps/>
          <w:sz w:val="24"/>
          <w:szCs w:val="24"/>
        </w:rPr>
        <w:t>Objetivo:</w:t>
      </w:r>
      <w:r w:rsidRPr="0017266F">
        <w:rPr>
          <w:sz w:val="24"/>
          <w:szCs w:val="24"/>
        </w:rPr>
        <w:t xml:space="preserve"> Garantizar la correcta separación, almacenamiento y disposición de los residuos aprovechables subproductos en </w:t>
      </w:r>
      <w:r w:rsidR="0001404E">
        <w:rPr>
          <w:sz w:val="24"/>
          <w:szCs w:val="24"/>
        </w:rPr>
        <w:t>INSECOL D&amp;R S.A.S</w:t>
      </w:r>
      <w:r w:rsidRPr="0017266F">
        <w:rPr>
          <w:sz w:val="24"/>
          <w:szCs w:val="24"/>
        </w:rPr>
        <w:t xml:space="preserve"> mediante entrega a gestores autorizados y gestión de certificados de aprovechamiento como materia prima.</w:t>
      </w:r>
    </w:p>
    <w:p w14:paraId="6B7666B0" w14:textId="77777777" w:rsidR="0094022F" w:rsidRPr="0017266F" w:rsidRDefault="0094022F" w:rsidP="00E15554">
      <w:pPr>
        <w:pStyle w:val="ECONORMAL"/>
        <w:spacing w:line="276" w:lineRule="auto"/>
        <w:rPr>
          <w:sz w:val="24"/>
          <w:szCs w:val="24"/>
        </w:rPr>
      </w:pPr>
    </w:p>
    <w:p w14:paraId="406DF13D" w14:textId="77777777" w:rsidR="00E15554" w:rsidRPr="0017266F" w:rsidRDefault="00E15554" w:rsidP="00E15554">
      <w:pPr>
        <w:pStyle w:val="ECONORMAL"/>
        <w:rPr>
          <w:b/>
          <w:bCs/>
          <w:caps/>
          <w:sz w:val="24"/>
          <w:szCs w:val="24"/>
        </w:rPr>
      </w:pPr>
      <w:r w:rsidRPr="0017266F">
        <w:rPr>
          <w:b/>
          <w:bCs/>
          <w:caps/>
          <w:sz w:val="24"/>
          <w:szCs w:val="24"/>
        </w:rPr>
        <w:t xml:space="preserve">Procedimientos de manejo residuos aprovechables </w:t>
      </w:r>
    </w:p>
    <w:p w14:paraId="54CC93D7" w14:textId="77777777" w:rsidR="00E15554" w:rsidRPr="0017266F" w:rsidRDefault="00E15554" w:rsidP="00E15554">
      <w:pPr>
        <w:pStyle w:val="ECONORMAL"/>
        <w:rPr>
          <w:sz w:val="24"/>
          <w:szCs w:val="24"/>
        </w:rPr>
      </w:pPr>
    </w:p>
    <w:p w14:paraId="1E689424" w14:textId="77777777" w:rsidR="0094022F" w:rsidRDefault="00E15554" w:rsidP="0094022F">
      <w:pPr>
        <w:pStyle w:val="ECONORMAL"/>
        <w:rPr>
          <w:sz w:val="24"/>
          <w:szCs w:val="24"/>
        </w:rPr>
      </w:pPr>
      <w:r w:rsidRPr="0017266F">
        <w:rPr>
          <w:sz w:val="24"/>
          <w:szCs w:val="24"/>
        </w:rPr>
        <w:t>Con el fin de caracterizar y conocer las cantidades de residuos peligrosos que se entregan a los gestores externos se diseñaron formatos para su registro. La información suministrada en estos formatos permitirá también conocer si las medidas de minimización son efectivas o no</w:t>
      </w:r>
      <w:r w:rsidR="00BD7CB9">
        <w:rPr>
          <w:sz w:val="24"/>
          <w:szCs w:val="24"/>
        </w:rPr>
        <w:t>.</w:t>
      </w:r>
    </w:p>
    <w:p w14:paraId="2FC81C29" w14:textId="1BBF8BF2" w:rsidR="0094022F" w:rsidRDefault="0094022F" w:rsidP="0094022F">
      <w:pPr>
        <w:pStyle w:val="ECONORMAL"/>
        <w:rPr>
          <w:sz w:val="24"/>
          <w:szCs w:val="24"/>
        </w:rPr>
      </w:pPr>
      <w:r w:rsidRPr="0094022F">
        <w:rPr>
          <w:sz w:val="24"/>
          <w:szCs w:val="24"/>
        </w:rPr>
        <w:t xml:space="preserve"> </w:t>
      </w:r>
    </w:p>
    <w:p w14:paraId="2670F30D" w14:textId="66851D3D" w:rsidR="0094022F" w:rsidRPr="0017266F" w:rsidRDefault="0094022F" w:rsidP="0094022F">
      <w:pPr>
        <w:pStyle w:val="ECONORMAL"/>
        <w:numPr>
          <w:ilvl w:val="0"/>
          <w:numId w:val="37"/>
        </w:numPr>
        <w:rPr>
          <w:sz w:val="24"/>
          <w:szCs w:val="24"/>
        </w:rPr>
      </w:pPr>
      <w:r w:rsidRPr="0017266F">
        <w:rPr>
          <w:sz w:val="24"/>
          <w:szCs w:val="24"/>
        </w:rPr>
        <w:t>CONTROL ENTREGA DE PRODUCTOS APROVECHABLES SUBPRODUCTOS A GESTOR.</w:t>
      </w:r>
    </w:p>
    <w:tbl>
      <w:tblPr>
        <w:tblStyle w:val="Tablaconcuadrcula"/>
        <w:tblW w:w="5296" w:type="pct"/>
        <w:tblLook w:val="04A0" w:firstRow="1" w:lastRow="0" w:firstColumn="1" w:lastColumn="0" w:noHBand="0" w:noVBand="1"/>
      </w:tblPr>
      <w:tblGrid>
        <w:gridCol w:w="1639"/>
        <w:gridCol w:w="1926"/>
        <w:gridCol w:w="3197"/>
        <w:gridCol w:w="1528"/>
        <w:gridCol w:w="1061"/>
      </w:tblGrid>
      <w:tr w:rsidR="0094022F" w:rsidRPr="0017266F" w14:paraId="67DE15AC" w14:textId="77777777" w:rsidTr="00395AD5">
        <w:trPr>
          <w:trHeight w:val="911"/>
        </w:trPr>
        <w:tc>
          <w:tcPr>
            <w:tcW w:w="934" w:type="pct"/>
            <w:shd w:val="clear" w:color="auto" w:fill="D9D9D9" w:themeFill="background1" w:themeFillShade="D9"/>
            <w:vAlign w:val="center"/>
          </w:tcPr>
          <w:p w14:paraId="56291057" w14:textId="77777777" w:rsidR="0094022F" w:rsidRPr="0017266F" w:rsidRDefault="0094022F" w:rsidP="00395AD5">
            <w:pPr>
              <w:pStyle w:val="ECONORMAL"/>
              <w:spacing w:line="276" w:lineRule="auto"/>
              <w:jc w:val="center"/>
              <w:rPr>
                <w:sz w:val="20"/>
                <w:szCs w:val="20"/>
                <w:lang w:eastAsia="es-AR"/>
              </w:rPr>
            </w:pPr>
            <w:r w:rsidRPr="0017266F">
              <w:rPr>
                <w:rFonts w:eastAsia="Times New Roman"/>
                <w:b/>
                <w:sz w:val="20"/>
                <w:szCs w:val="20"/>
              </w:rPr>
              <w:t>METAS</w:t>
            </w:r>
          </w:p>
        </w:tc>
        <w:tc>
          <w:tcPr>
            <w:tcW w:w="1087" w:type="pct"/>
            <w:shd w:val="clear" w:color="auto" w:fill="D9D9D9" w:themeFill="background1" w:themeFillShade="D9"/>
            <w:vAlign w:val="center"/>
          </w:tcPr>
          <w:p w14:paraId="0064B28D" w14:textId="77777777" w:rsidR="0094022F" w:rsidRPr="0017266F" w:rsidRDefault="0094022F" w:rsidP="00395AD5">
            <w:pPr>
              <w:pStyle w:val="ECONORMAL"/>
              <w:spacing w:line="276" w:lineRule="auto"/>
              <w:jc w:val="center"/>
              <w:rPr>
                <w:sz w:val="20"/>
                <w:szCs w:val="20"/>
                <w:lang w:eastAsia="es-AR"/>
              </w:rPr>
            </w:pPr>
            <w:r w:rsidRPr="0017266F">
              <w:rPr>
                <w:rFonts w:eastAsia="Times New Roman"/>
                <w:b/>
                <w:sz w:val="20"/>
                <w:szCs w:val="20"/>
              </w:rPr>
              <w:t>ACTIVIDADES</w:t>
            </w:r>
          </w:p>
        </w:tc>
        <w:tc>
          <w:tcPr>
            <w:tcW w:w="1766" w:type="pct"/>
            <w:shd w:val="clear" w:color="auto" w:fill="D9D9D9" w:themeFill="background1" w:themeFillShade="D9"/>
            <w:vAlign w:val="center"/>
          </w:tcPr>
          <w:p w14:paraId="32226FA4" w14:textId="77777777" w:rsidR="0094022F" w:rsidRPr="0017266F" w:rsidRDefault="0094022F" w:rsidP="00395AD5">
            <w:pPr>
              <w:pStyle w:val="ECONORMAL"/>
              <w:spacing w:line="276" w:lineRule="auto"/>
              <w:jc w:val="center"/>
              <w:rPr>
                <w:sz w:val="20"/>
                <w:szCs w:val="20"/>
                <w:lang w:eastAsia="es-AR"/>
              </w:rPr>
            </w:pPr>
            <w:r w:rsidRPr="0017266F">
              <w:rPr>
                <w:rFonts w:eastAsia="Times New Roman"/>
                <w:b/>
                <w:sz w:val="20"/>
                <w:szCs w:val="20"/>
              </w:rPr>
              <w:t>INDICADORES</w:t>
            </w:r>
          </w:p>
        </w:tc>
        <w:tc>
          <w:tcPr>
            <w:tcW w:w="607" w:type="pct"/>
            <w:shd w:val="clear" w:color="auto" w:fill="D9D9D9" w:themeFill="background1" w:themeFillShade="D9"/>
          </w:tcPr>
          <w:p w14:paraId="6E21A4B1" w14:textId="77777777" w:rsidR="0094022F" w:rsidRPr="0017266F" w:rsidRDefault="0094022F" w:rsidP="00395AD5">
            <w:pPr>
              <w:pStyle w:val="ECONORMAL"/>
              <w:spacing w:line="276" w:lineRule="auto"/>
              <w:jc w:val="center"/>
              <w:rPr>
                <w:rFonts w:eastAsia="Times New Roman"/>
                <w:b/>
                <w:sz w:val="20"/>
                <w:szCs w:val="20"/>
              </w:rPr>
            </w:pPr>
            <w:r w:rsidRPr="0017266F">
              <w:rPr>
                <w:rFonts w:eastAsia="Times New Roman"/>
                <w:b/>
                <w:sz w:val="20"/>
                <w:szCs w:val="20"/>
              </w:rPr>
              <w:t>FRECUENCIA</w:t>
            </w:r>
          </w:p>
        </w:tc>
        <w:tc>
          <w:tcPr>
            <w:tcW w:w="606" w:type="pct"/>
            <w:shd w:val="clear" w:color="auto" w:fill="D9D9D9" w:themeFill="background1" w:themeFillShade="D9"/>
            <w:vAlign w:val="center"/>
          </w:tcPr>
          <w:p w14:paraId="1BB818C8" w14:textId="77777777" w:rsidR="0094022F" w:rsidRPr="0017266F" w:rsidRDefault="0094022F" w:rsidP="00395AD5">
            <w:pPr>
              <w:pStyle w:val="ECONORMAL"/>
              <w:spacing w:line="276" w:lineRule="auto"/>
              <w:jc w:val="center"/>
              <w:rPr>
                <w:rFonts w:eastAsia="Times New Roman"/>
                <w:b/>
                <w:sz w:val="20"/>
                <w:szCs w:val="20"/>
              </w:rPr>
            </w:pPr>
            <w:r w:rsidRPr="0017266F">
              <w:rPr>
                <w:rFonts w:eastAsia="Times New Roman"/>
                <w:b/>
                <w:sz w:val="20"/>
                <w:szCs w:val="20"/>
              </w:rPr>
              <w:t>RESPON</w:t>
            </w:r>
          </w:p>
          <w:p w14:paraId="009B7B84" w14:textId="77777777" w:rsidR="0094022F" w:rsidRPr="0017266F" w:rsidRDefault="0094022F" w:rsidP="00395AD5">
            <w:pPr>
              <w:pStyle w:val="ECONORMAL"/>
              <w:spacing w:line="276" w:lineRule="auto"/>
              <w:jc w:val="center"/>
              <w:rPr>
                <w:sz w:val="20"/>
                <w:szCs w:val="20"/>
                <w:lang w:eastAsia="es-AR"/>
              </w:rPr>
            </w:pPr>
            <w:r w:rsidRPr="0017266F">
              <w:rPr>
                <w:rFonts w:eastAsia="Times New Roman"/>
                <w:b/>
                <w:sz w:val="20"/>
                <w:szCs w:val="20"/>
              </w:rPr>
              <w:t>SABLE</w:t>
            </w:r>
          </w:p>
        </w:tc>
      </w:tr>
      <w:tr w:rsidR="0094022F" w:rsidRPr="0017266F" w14:paraId="089325E9" w14:textId="77777777" w:rsidTr="00395AD5">
        <w:trPr>
          <w:trHeight w:val="3250"/>
        </w:trPr>
        <w:tc>
          <w:tcPr>
            <w:tcW w:w="934" w:type="pct"/>
            <w:vAlign w:val="center"/>
          </w:tcPr>
          <w:p w14:paraId="4DF25375" w14:textId="77777777" w:rsidR="0094022F" w:rsidRPr="0017266F" w:rsidRDefault="0094022F" w:rsidP="00395AD5">
            <w:pPr>
              <w:pStyle w:val="ECONORMAL"/>
              <w:spacing w:line="276" w:lineRule="auto"/>
              <w:rPr>
                <w:sz w:val="20"/>
                <w:szCs w:val="20"/>
                <w:lang w:eastAsia="es-AR"/>
              </w:rPr>
            </w:pPr>
            <w:r w:rsidRPr="0017266F">
              <w:rPr>
                <w:rFonts w:eastAsia="Times New Roman"/>
                <w:sz w:val="20"/>
                <w:szCs w:val="20"/>
              </w:rPr>
              <w:t xml:space="preserve">Dar adecuado manejo al 100% de los residuos sólidos peligrosos y especiales generados en </w:t>
            </w:r>
            <w:r w:rsidRPr="005709AB">
              <w:rPr>
                <w:rFonts w:eastAsia="Times New Roman"/>
                <w:sz w:val="20"/>
                <w:szCs w:val="20"/>
              </w:rPr>
              <w:t>INGENIERÍA Y SERVICIOS DE COLOMBIA D&amp;R SAS</w:t>
            </w:r>
            <w:r w:rsidRPr="0017266F">
              <w:rPr>
                <w:rFonts w:eastAsia="Times New Roman"/>
                <w:sz w:val="20"/>
                <w:szCs w:val="20"/>
              </w:rPr>
              <w:t>.</w:t>
            </w:r>
          </w:p>
        </w:tc>
        <w:tc>
          <w:tcPr>
            <w:tcW w:w="1087" w:type="pct"/>
          </w:tcPr>
          <w:p w14:paraId="64788AFD" w14:textId="77777777" w:rsidR="0094022F" w:rsidRPr="0017266F" w:rsidRDefault="0094022F" w:rsidP="00395AD5">
            <w:pPr>
              <w:pStyle w:val="ECONORMAL"/>
              <w:spacing w:line="276" w:lineRule="auto"/>
              <w:rPr>
                <w:sz w:val="20"/>
                <w:szCs w:val="20"/>
                <w:lang w:eastAsia="es-AR"/>
              </w:rPr>
            </w:pPr>
            <w:r w:rsidRPr="0017266F">
              <w:rPr>
                <w:rFonts w:eastAsia="Times New Roman"/>
                <w:sz w:val="20"/>
                <w:szCs w:val="20"/>
              </w:rPr>
              <w:t xml:space="preserve">Programar Auditorías internas con el fin de verificar la correcta disposición final de los residuos comercializables entregados por </w:t>
            </w:r>
            <w:r w:rsidRPr="001C4868">
              <w:t>INGENIERÍA Y SERVICIOS DE COLOMBIA D&amp;R SAS</w:t>
            </w:r>
          </w:p>
        </w:tc>
        <w:tc>
          <w:tcPr>
            <w:tcW w:w="1766" w:type="pct"/>
          </w:tcPr>
          <w:p w14:paraId="7F7903CB" w14:textId="77777777" w:rsidR="0094022F" w:rsidRPr="0017266F" w:rsidRDefault="0094022F" w:rsidP="00395AD5">
            <w:pPr>
              <w:pStyle w:val="ECONORMAL"/>
              <w:spacing w:line="276" w:lineRule="auto"/>
              <w:rPr>
                <w:rFonts w:eastAsia="Times New Roman"/>
                <w:sz w:val="20"/>
                <w:szCs w:val="20"/>
              </w:rPr>
            </w:pPr>
          </w:p>
          <w:p w14:paraId="6093748F" w14:textId="77777777" w:rsidR="0094022F" w:rsidRPr="0017266F" w:rsidRDefault="0094022F" w:rsidP="00395AD5">
            <w:pPr>
              <w:pStyle w:val="ECONORMAL"/>
              <w:spacing w:line="276" w:lineRule="auto"/>
              <w:jc w:val="center"/>
              <w:rPr>
                <w:rFonts w:eastAsia="Times New Roman"/>
                <w:sz w:val="20"/>
                <w:szCs w:val="20"/>
              </w:rPr>
            </w:pPr>
            <w:r w:rsidRPr="0017266F">
              <w:rPr>
                <w:rFonts w:eastAsia="Times New Roman"/>
                <w:noProof/>
                <w:sz w:val="20"/>
                <w:szCs w:val="20"/>
              </w:rPr>
              <mc:AlternateContent>
                <mc:Choice Requires="wps">
                  <w:drawing>
                    <wp:anchor distT="0" distB="0" distL="114300" distR="114300" simplePos="0" relativeHeight="251724800" behindDoc="0" locked="0" layoutInCell="1" allowOverlap="1" wp14:anchorId="10220981" wp14:editId="04D353A3">
                      <wp:simplePos x="0" y="0"/>
                      <wp:positionH relativeFrom="column">
                        <wp:posOffset>310736</wp:posOffset>
                      </wp:positionH>
                      <wp:positionV relativeFrom="paragraph">
                        <wp:posOffset>474759</wp:posOffset>
                      </wp:positionV>
                      <wp:extent cx="1070484" cy="0"/>
                      <wp:effectExtent l="0" t="0" r="0" b="0"/>
                      <wp:wrapNone/>
                      <wp:docPr id="1" name="Auto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048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006583E5" id="_x0000_t32" coordsize="21600,21600" o:spt="32" o:oned="t" path="m,l21600,21600e" filled="f">
                      <v:path arrowok="t" fillok="f" o:connecttype="none"/>
                      <o:lock v:ext="edit" shapetype="t"/>
                    </v:shapetype>
                    <v:shape id="AutoShape 24" o:spid="_x0000_s1026" type="#_x0000_t32" style="position:absolute;margin-left:24.45pt;margin-top:37.4pt;width:84.3pt;height:0;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"/>
                  </w:pict>
                </mc:Fallback>
              </mc:AlternateContent>
            </w:r>
            <w:r w:rsidRPr="0017266F">
              <w:rPr>
                <w:rFonts w:eastAsia="Times New Roman"/>
                <w:sz w:val="20"/>
                <w:szCs w:val="20"/>
              </w:rPr>
              <w:t>Cantidad de auditorías internas realizadas al año* 100</w:t>
            </w:r>
          </w:p>
          <w:p w14:paraId="13EB8EDC" w14:textId="77777777" w:rsidR="0094022F" w:rsidRPr="0017266F" w:rsidRDefault="0094022F" w:rsidP="00395AD5">
            <w:pPr>
              <w:pStyle w:val="ECONORMAL"/>
              <w:spacing w:line="276" w:lineRule="auto"/>
              <w:jc w:val="center"/>
              <w:rPr>
                <w:rFonts w:eastAsia="Times New Roman"/>
                <w:sz w:val="20"/>
                <w:szCs w:val="20"/>
              </w:rPr>
            </w:pPr>
            <w:r w:rsidRPr="0017266F">
              <w:rPr>
                <w:rFonts w:eastAsia="Times New Roman"/>
                <w:sz w:val="20"/>
                <w:szCs w:val="20"/>
              </w:rPr>
              <w:t>Cantidad de auditorías internas programadas al año</w:t>
            </w:r>
          </w:p>
          <w:p w14:paraId="4ED43988" w14:textId="77777777" w:rsidR="0094022F" w:rsidRPr="0017266F" w:rsidRDefault="0094022F" w:rsidP="00395AD5">
            <w:pPr>
              <w:pStyle w:val="ECONORMAL"/>
              <w:spacing w:line="276" w:lineRule="auto"/>
              <w:jc w:val="center"/>
              <w:rPr>
                <w:rFonts w:eastAsia="Times New Roman"/>
                <w:sz w:val="20"/>
                <w:szCs w:val="20"/>
              </w:rPr>
            </w:pPr>
          </w:p>
          <w:p w14:paraId="3EAFE54E" w14:textId="77777777" w:rsidR="0094022F" w:rsidRPr="0017266F" w:rsidRDefault="0094022F" w:rsidP="00395AD5">
            <w:pPr>
              <w:pStyle w:val="ECONORMAL"/>
              <w:spacing w:line="276" w:lineRule="auto"/>
              <w:jc w:val="center"/>
              <w:rPr>
                <w:rFonts w:eastAsia="Times New Roman"/>
                <w:sz w:val="20"/>
                <w:szCs w:val="20"/>
              </w:rPr>
            </w:pPr>
            <w:r w:rsidRPr="0017266F">
              <w:rPr>
                <w:rFonts w:eastAsia="Times New Roman"/>
                <w:noProof/>
                <w:sz w:val="20"/>
                <w:szCs w:val="20"/>
              </w:rPr>
              <mc:AlternateContent>
                <mc:Choice Requires="wps">
                  <w:drawing>
                    <wp:anchor distT="0" distB="0" distL="114300" distR="114300" simplePos="0" relativeHeight="251725824" behindDoc="0" locked="0" layoutInCell="1" allowOverlap="1" wp14:anchorId="3A3C496A" wp14:editId="35D94000">
                      <wp:simplePos x="0" y="0"/>
                      <wp:positionH relativeFrom="column">
                        <wp:posOffset>191300</wp:posOffset>
                      </wp:positionH>
                      <wp:positionV relativeFrom="paragraph">
                        <wp:posOffset>308196</wp:posOffset>
                      </wp:positionV>
                      <wp:extent cx="1175385" cy="0"/>
                      <wp:effectExtent l="0" t="0" r="0" b="0"/>
                      <wp:wrapNone/>
                      <wp:docPr id="2" name="Auto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753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143B33E9" id="AutoShape 24" o:spid="_x0000_s1026" type="#_x0000_t32" style="position:absolute;margin-left:15.05pt;margin-top:24.25pt;width:92.55pt;height:0;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"/>
                  </w:pict>
                </mc:Fallback>
              </mc:AlternateContent>
            </w:r>
            <w:r w:rsidRPr="0017266F">
              <w:rPr>
                <w:rFonts w:eastAsia="Times New Roman"/>
                <w:sz w:val="20"/>
                <w:szCs w:val="20"/>
              </w:rPr>
              <w:t>Cantidad de hallazgos cerrados * 100</w:t>
            </w:r>
          </w:p>
          <w:p w14:paraId="7CFCC570" w14:textId="77777777" w:rsidR="0094022F" w:rsidRPr="0017266F" w:rsidRDefault="0094022F" w:rsidP="00395AD5">
            <w:pPr>
              <w:pStyle w:val="ECONORMAL"/>
              <w:spacing w:line="276" w:lineRule="auto"/>
              <w:jc w:val="center"/>
              <w:rPr>
                <w:rFonts w:eastAsia="Times New Roman"/>
                <w:sz w:val="20"/>
                <w:szCs w:val="20"/>
              </w:rPr>
            </w:pPr>
            <w:r w:rsidRPr="0017266F">
              <w:rPr>
                <w:rFonts w:eastAsia="Times New Roman"/>
                <w:sz w:val="20"/>
                <w:szCs w:val="20"/>
              </w:rPr>
              <w:t>Cantidad de hallazgos encontrados</w:t>
            </w:r>
          </w:p>
          <w:p w14:paraId="082F4D4E" w14:textId="77777777" w:rsidR="0094022F" w:rsidRPr="0017266F" w:rsidRDefault="0094022F" w:rsidP="00395AD5">
            <w:pPr>
              <w:pStyle w:val="ECONORMAL"/>
              <w:spacing w:line="276" w:lineRule="auto"/>
              <w:jc w:val="center"/>
              <w:rPr>
                <w:rFonts w:eastAsia="Times New Roman"/>
                <w:sz w:val="20"/>
                <w:szCs w:val="20"/>
              </w:rPr>
            </w:pPr>
          </w:p>
          <w:p w14:paraId="19B5674E" w14:textId="77777777" w:rsidR="0094022F" w:rsidRPr="0017266F" w:rsidRDefault="0094022F" w:rsidP="00395AD5">
            <w:pPr>
              <w:pStyle w:val="ECONORMAL"/>
              <w:spacing w:line="276" w:lineRule="auto"/>
              <w:jc w:val="center"/>
              <w:rPr>
                <w:rFonts w:eastAsia="Times New Roman"/>
                <w:sz w:val="20"/>
                <w:szCs w:val="20"/>
              </w:rPr>
            </w:pPr>
          </w:p>
        </w:tc>
        <w:tc>
          <w:tcPr>
            <w:tcW w:w="607" w:type="pct"/>
            <w:vAlign w:val="center"/>
          </w:tcPr>
          <w:p w14:paraId="5F48D721" w14:textId="77777777" w:rsidR="0094022F" w:rsidRPr="0017266F" w:rsidRDefault="0094022F" w:rsidP="00395AD5">
            <w:pPr>
              <w:pStyle w:val="ECONORMAL"/>
              <w:spacing w:line="276" w:lineRule="auto"/>
              <w:jc w:val="center"/>
              <w:rPr>
                <w:sz w:val="20"/>
                <w:szCs w:val="20"/>
                <w:lang w:eastAsia="es-AR"/>
              </w:rPr>
            </w:pPr>
            <w:r w:rsidRPr="0017266F">
              <w:rPr>
                <w:sz w:val="20"/>
                <w:szCs w:val="20"/>
                <w:lang w:eastAsia="es-AR"/>
              </w:rPr>
              <w:t>Anual</w:t>
            </w:r>
          </w:p>
        </w:tc>
        <w:tc>
          <w:tcPr>
            <w:tcW w:w="606" w:type="pct"/>
            <w:vAlign w:val="center"/>
          </w:tcPr>
          <w:p w14:paraId="0871E4E2" w14:textId="77777777" w:rsidR="0094022F" w:rsidRPr="0017266F" w:rsidRDefault="0094022F" w:rsidP="00395AD5">
            <w:pPr>
              <w:pStyle w:val="ECONORMAL"/>
              <w:spacing w:line="276" w:lineRule="auto"/>
              <w:jc w:val="center"/>
              <w:rPr>
                <w:sz w:val="20"/>
                <w:szCs w:val="20"/>
                <w:lang w:eastAsia="es-AR"/>
              </w:rPr>
            </w:pPr>
          </w:p>
          <w:p w14:paraId="1466680E" w14:textId="77777777" w:rsidR="0094022F" w:rsidRPr="0017266F" w:rsidRDefault="0094022F" w:rsidP="00395AD5">
            <w:pPr>
              <w:pStyle w:val="ECONORMAL"/>
              <w:spacing w:line="276" w:lineRule="auto"/>
              <w:jc w:val="center"/>
              <w:rPr>
                <w:sz w:val="20"/>
                <w:szCs w:val="20"/>
                <w:lang w:eastAsia="es-AR"/>
              </w:rPr>
            </w:pPr>
          </w:p>
          <w:p w14:paraId="37B28C2C" w14:textId="77777777" w:rsidR="0094022F" w:rsidRPr="0017266F" w:rsidRDefault="0094022F" w:rsidP="00395AD5">
            <w:pPr>
              <w:pStyle w:val="ECONORMAL"/>
              <w:spacing w:line="276" w:lineRule="auto"/>
              <w:jc w:val="center"/>
              <w:rPr>
                <w:sz w:val="20"/>
                <w:szCs w:val="20"/>
                <w:lang w:eastAsia="es-AR"/>
              </w:rPr>
            </w:pPr>
          </w:p>
          <w:p w14:paraId="57B83878" w14:textId="77777777" w:rsidR="0094022F" w:rsidRPr="0017266F" w:rsidRDefault="0094022F" w:rsidP="00395AD5">
            <w:pPr>
              <w:pStyle w:val="ECONORMAL"/>
              <w:spacing w:line="276" w:lineRule="auto"/>
              <w:jc w:val="center"/>
              <w:rPr>
                <w:sz w:val="20"/>
                <w:szCs w:val="20"/>
                <w:lang w:eastAsia="es-AR"/>
              </w:rPr>
            </w:pPr>
          </w:p>
          <w:p w14:paraId="515B2E2E" w14:textId="77777777" w:rsidR="0094022F" w:rsidRPr="0017266F" w:rsidRDefault="0094022F" w:rsidP="00395AD5">
            <w:pPr>
              <w:pStyle w:val="ECONORMAL"/>
              <w:spacing w:line="276" w:lineRule="auto"/>
              <w:jc w:val="center"/>
              <w:rPr>
                <w:rFonts w:eastAsia="Times New Roman"/>
                <w:sz w:val="20"/>
                <w:szCs w:val="20"/>
              </w:rPr>
            </w:pPr>
          </w:p>
          <w:p w14:paraId="32078BB4" w14:textId="77777777" w:rsidR="0094022F" w:rsidRPr="0017266F" w:rsidRDefault="0094022F" w:rsidP="00395AD5">
            <w:pPr>
              <w:pStyle w:val="ECONORMAL"/>
              <w:spacing w:line="276" w:lineRule="auto"/>
              <w:jc w:val="center"/>
              <w:rPr>
                <w:rFonts w:eastAsia="Times New Roman"/>
                <w:sz w:val="20"/>
                <w:szCs w:val="20"/>
              </w:rPr>
            </w:pPr>
          </w:p>
          <w:p w14:paraId="66874EEE" w14:textId="77777777" w:rsidR="0094022F" w:rsidRPr="0017266F" w:rsidRDefault="0094022F" w:rsidP="00395AD5">
            <w:pPr>
              <w:pStyle w:val="ECONORMAL"/>
              <w:spacing w:line="276" w:lineRule="auto"/>
              <w:jc w:val="center"/>
              <w:rPr>
                <w:rFonts w:eastAsia="Times New Roman"/>
                <w:sz w:val="20"/>
                <w:szCs w:val="20"/>
              </w:rPr>
            </w:pPr>
          </w:p>
          <w:p w14:paraId="6FEBF8CB" w14:textId="77777777" w:rsidR="0094022F" w:rsidRPr="0017266F" w:rsidRDefault="0094022F" w:rsidP="00395AD5">
            <w:pPr>
              <w:pStyle w:val="ECONORMAL"/>
              <w:spacing w:line="276" w:lineRule="auto"/>
              <w:jc w:val="center"/>
              <w:rPr>
                <w:sz w:val="20"/>
                <w:szCs w:val="20"/>
                <w:lang w:eastAsia="es-AR"/>
              </w:rPr>
            </w:pPr>
            <w:r>
              <w:rPr>
                <w:sz w:val="20"/>
                <w:szCs w:val="20"/>
              </w:rPr>
              <w:t>HSE</w:t>
            </w:r>
          </w:p>
          <w:p w14:paraId="4AB47902" w14:textId="77777777" w:rsidR="0094022F" w:rsidRPr="0017266F" w:rsidRDefault="0094022F" w:rsidP="00395AD5">
            <w:pPr>
              <w:pStyle w:val="ECONORMAL"/>
              <w:spacing w:line="276" w:lineRule="auto"/>
              <w:jc w:val="center"/>
              <w:rPr>
                <w:sz w:val="20"/>
                <w:szCs w:val="20"/>
                <w:lang w:eastAsia="es-AR"/>
              </w:rPr>
            </w:pPr>
          </w:p>
        </w:tc>
      </w:tr>
    </w:tbl>
    <w:p w14:paraId="3C1F8099" w14:textId="317404ED" w:rsidR="00E15554" w:rsidRPr="0017266F" w:rsidRDefault="00E15554" w:rsidP="00E15554">
      <w:pPr>
        <w:pStyle w:val="ECONORMAL"/>
        <w:rPr>
          <w:sz w:val="24"/>
          <w:szCs w:val="24"/>
        </w:rPr>
        <w:sectPr w:rsidR="00E15554" w:rsidRPr="0017266F" w:rsidSect="00422C17">
          <w:headerReference w:type="default" r:id="rId20"/>
          <w:headerReference w:type="first" r:id="rId21"/>
          <w:pgSz w:w="12240" w:h="15840"/>
          <w:pgMar w:top="1418" w:right="1701" w:bottom="1418" w:left="1701" w:header="454" w:footer="709" w:gutter="0"/>
          <w:cols w:space="708"/>
          <w:docGrid w:linePitch="360"/>
        </w:sectPr>
      </w:pPr>
    </w:p>
    <w:bookmarkEnd w:id="162"/>
    <w:p w14:paraId="2209C333" w14:textId="77777777" w:rsidR="00BF2376" w:rsidRPr="0017266F" w:rsidRDefault="00BF2376" w:rsidP="008B7C7D">
      <w:pPr>
        <w:pStyle w:val="ECONORMAL"/>
        <w:rPr>
          <w:b/>
          <w:bCs/>
          <w:caps/>
          <w:sz w:val="24"/>
          <w:szCs w:val="24"/>
        </w:rPr>
      </w:pPr>
      <w:r w:rsidRPr="0017266F">
        <w:rPr>
          <w:b/>
          <w:bCs/>
          <w:caps/>
          <w:sz w:val="24"/>
          <w:szCs w:val="24"/>
        </w:rPr>
        <w:lastRenderedPageBreak/>
        <w:t>El monitoreo y seguimiento:</w:t>
      </w:r>
    </w:p>
    <w:p w14:paraId="6B924FD2" w14:textId="77777777" w:rsidR="00BF2376" w:rsidRPr="0017266F" w:rsidRDefault="00BF2376" w:rsidP="008B7C7D">
      <w:pPr>
        <w:pStyle w:val="ECONORMAL"/>
        <w:rPr>
          <w:sz w:val="24"/>
          <w:szCs w:val="24"/>
        </w:rPr>
      </w:pPr>
    </w:p>
    <w:p w14:paraId="670D1263" w14:textId="772835E7" w:rsidR="00BF2376" w:rsidRPr="0017266F" w:rsidRDefault="00BF2376" w:rsidP="008B7C7D">
      <w:pPr>
        <w:pStyle w:val="ECONORMAL"/>
        <w:rPr>
          <w:sz w:val="24"/>
          <w:szCs w:val="24"/>
        </w:rPr>
      </w:pPr>
      <w:r w:rsidRPr="0017266F">
        <w:rPr>
          <w:sz w:val="24"/>
          <w:szCs w:val="24"/>
        </w:rPr>
        <w:t xml:space="preserve">El monitoreo y seguimiento del programa residuos sólidos aprovechables Subproductos se hará el diligenciamiento en el formato CONTROL ENTREGA DE PRODUCTOS APROVECHABLES SUBPRODUCTOS </w:t>
      </w:r>
      <w:r w:rsidR="005709AB">
        <w:rPr>
          <w:sz w:val="24"/>
          <w:szCs w:val="24"/>
        </w:rPr>
        <w:t>INSERCOL D&amp;R SAS</w:t>
      </w:r>
      <w:r w:rsidRPr="0017266F">
        <w:rPr>
          <w:sz w:val="24"/>
          <w:szCs w:val="24"/>
        </w:rPr>
        <w:t>.</w:t>
      </w:r>
    </w:p>
    <w:p w14:paraId="64700309" w14:textId="77777777" w:rsidR="00AE7FE7" w:rsidRPr="0017266F" w:rsidRDefault="00AE7FE7" w:rsidP="008B7C7D">
      <w:pPr>
        <w:pStyle w:val="ECONORMAL"/>
        <w:rPr>
          <w:sz w:val="24"/>
          <w:szCs w:val="24"/>
        </w:rPr>
      </w:pPr>
    </w:p>
    <w:p w14:paraId="7B875DC4" w14:textId="77777777" w:rsidR="00BF2376" w:rsidRPr="0017266F" w:rsidRDefault="00BF2376" w:rsidP="00BF2376">
      <w:pPr>
        <w:pStyle w:val="ECONORMAL"/>
        <w:rPr>
          <w:b/>
          <w:bCs/>
          <w:sz w:val="24"/>
          <w:szCs w:val="24"/>
        </w:rPr>
      </w:pPr>
    </w:p>
    <w:p w14:paraId="1325276F" w14:textId="3831587F" w:rsidR="00BF2376" w:rsidRPr="0017266F" w:rsidRDefault="00BF2376" w:rsidP="00BF2376">
      <w:pPr>
        <w:pStyle w:val="ECONORMAL"/>
        <w:rPr>
          <w:b/>
          <w:bCs/>
          <w:sz w:val="24"/>
          <w:szCs w:val="24"/>
        </w:rPr>
      </w:pPr>
      <w:r w:rsidRPr="0017266F">
        <w:rPr>
          <w:b/>
          <w:bCs/>
          <w:sz w:val="24"/>
          <w:szCs w:val="24"/>
        </w:rPr>
        <w:t xml:space="preserve">FORMATOS RELACIONADOS </w:t>
      </w:r>
    </w:p>
    <w:p w14:paraId="581CCD03" w14:textId="77777777" w:rsidR="00AE7FE7" w:rsidRPr="0017266F" w:rsidRDefault="00AE7FE7" w:rsidP="00BF2376">
      <w:pPr>
        <w:pStyle w:val="ECONORMAL"/>
        <w:rPr>
          <w:b/>
          <w:bCs/>
          <w:sz w:val="24"/>
          <w:szCs w:val="24"/>
        </w:rPr>
      </w:pPr>
    </w:p>
    <w:p w14:paraId="3F18D9DB" w14:textId="1132EB8B" w:rsidR="005A5283" w:rsidRPr="0017266F" w:rsidRDefault="005A5283" w:rsidP="005A5283">
      <w:pPr>
        <w:pStyle w:val="ECONORMAL"/>
        <w:spacing w:line="276" w:lineRule="auto"/>
        <w:rPr>
          <w:sz w:val="24"/>
          <w:szCs w:val="24"/>
        </w:rPr>
      </w:pPr>
      <w:r w:rsidRPr="0017266F">
        <w:rPr>
          <w:b/>
          <w:bCs/>
          <w:sz w:val="24"/>
          <w:szCs w:val="24"/>
        </w:rPr>
        <w:t>CÓDIGO: CONTROL ENTREGA DE RESI</w:t>
      </w:r>
      <w:r w:rsidR="00572B9F" w:rsidRPr="0017266F">
        <w:rPr>
          <w:b/>
          <w:bCs/>
          <w:sz w:val="24"/>
          <w:szCs w:val="24"/>
        </w:rPr>
        <w:t>DU</w:t>
      </w:r>
      <w:r w:rsidRPr="0017266F">
        <w:rPr>
          <w:b/>
          <w:bCs/>
          <w:sz w:val="24"/>
          <w:szCs w:val="24"/>
        </w:rPr>
        <w:t xml:space="preserve">OS </w:t>
      </w:r>
      <w:r w:rsidR="00883800" w:rsidRPr="0017266F">
        <w:rPr>
          <w:b/>
          <w:bCs/>
          <w:sz w:val="24"/>
          <w:szCs w:val="24"/>
        </w:rPr>
        <w:t xml:space="preserve">SOLIDOS </w:t>
      </w:r>
      <w:r w:rsidRPr="0017266F">
        <w:rPr>
          <w:b/>
          <w:bCs/>
          <w:sz w:val="24"/>
          <w:szCs w:val="24"/>
        </w:rPr>
        <w:t>AL GESTOR</w:t>
      </w:r>
      <w:r w:rsidRPr="0017266F">
        <w:rPr>
          <w:sz w:val="24"/>
          <w:szCs w:val="24"/>
        </w:rPr>
        <w:t>.</w:t>
      </w:r>
    </w:p>
    <w:p w14:paraId="4217B1B8" w14:textId="77777777" w:rsidR="00BF2376" w:rsidRPr="0017266F" w:rsidRDefault="00BF2376" w:rsidP="00BF2376">
      <w:pPr>
        <w:pStyle w:val="ECONORMAL"/>
        <w:rPr>
          <w:b/>
          <w:bCs/>
          <w:sz w:val="24"/>
          <w:szCs w:val="24"/>
        </w:rPr>
      </w:pPr>
    </w:p>
    <w:p w14:paraId="27A58FEA" w14:textId="6C6BB90D" w:rsidR="00FD1FF8" w:rsidRPr="0017266F" w:rsidRDefault="00822E3D" w:rsidP="00FD1FF8">
      <w:pPr>
        <w:tabs>
          <w:tab w:val="left" w:pos="1005"/>
        </w:tabs>
        <w:jc w:val="both"/>
        <w:rPr>
          <w:rFonts w:ascii="Arial" w:hAnsi="Arial" w:cs="Arial"/>
        </w:rPr>
      </w:pPr>
      <w:r w:rsidRPr="0017266F">
        <w:rPr>
          <w:rFonts w:ascii="Arial" w:hAnsi="Arial" w:cs="Arial"/>
          <w:b/>
          <w:bCs/>
        </w:rPr>
        <w:t>Frecuencia</w:t>
      </w:r>
      <w:r w:rsidR="00FD1FF8" w:rsidRPr="0017266F">
        <w:rPr>
          <w:rFonts w:ascii="Arial" w:hAnsi="Arial" w:cs="Arial"/>
          <w:b/>
          <w:bCs/>
        </w:rPr>
        <w:t xml:space="preserve"> y responsable</w:t>
      </w:r>
      <w:r w:rsidRPr="0017266F">
        <w:rPr>
          <w:rFonts w:ascii="Arial" w:hAnsi="Arial" w:cs="Arial"/>
          <w:b/>
          <w:bCs/>
        </w:rPr>
        <w:t>:</w:t>
      </w:r>
      <w:r w:rsidRPr="0017266F">
        <w:rPr>
          <w:rFonts w:ascii="Arial" w:hAnsi="Arial" w:cs="Arial"/>
        </w:rPr>
        <w:t xml:space="preserve"> Cada vez que se haga entrega al gestor de los residuos sólidos peligrosos y no peligrosos.</w:t>
      </w:r>
      <w:r w:rsidR="00FD1FF8" w:rsidRPr="0017266F">
        <w:rPr>
          <w:rFonts w:ascii="Arial" w:hAnsi="Arial" w:cs="Arial"/>
        </w:rPr>
        <w:t xml:space="preserve"> Responsable </w:t>
      </w:r>
      <w:r w:rsidR="0001404E">
        <w:rPr>
          <w:rFonts w:ascii="Arial" w:hAnsi="Arial" w:cs="Arial"/>
        </w:rPr>
        <w:t>HSE</w:t>
      </w:r>
    </w:p>
    <w:p w14:paraId="09A748A0" w14:textId="158ED30F" w:rsidR="00822E3D" w:rsidRPr="0017266F" w:rsidRDefault="00822E3D" w:rsidP="00822E3D">
      <w:pPr>
        <w:tabs>
          <w:tab w:val="left" w:pos="1665"/>
        </w:tabs>
        <w:jc w:val="both"/>
        <w:rPr>
          <w:rFonts w:ascii="Arial" w:hAnsi="Arial" w:cs="Arial"/>
        </w:rPr>
      </w:pPr>
    </w:p>
    <w:p w14:paraId="4583B14D" w14:textId="77777777" w:rsidR="00BF2376" w:rsidRPr="0017266F" w:rsidRDefault="00BF2376" w:rsidP="00527FD2">
      <w:pPr>
        <w:tabs>
          <w:tab w:val="left" w:pos="3198"/>
        </w:tabs>
        <w:rPr>
          <w:lang w:eastAsia="es-AR"/>
        </w:rPr>
      </w:pPr>
    </w:p>
    <w:p w14:paraId="21D411EB" w14:textId="7458F727" w:rsidR="00AE7FE7" w:rsidRPr="0017266F" w:rsidRDefault="00D77838" w:rsidP="00E15554">
      <w:pPr>
        <w:pStyle w:val="Ttulo1"/>
        <w:numPr>
          <w:ilvl w:val="0"/>
          <w:numId w:val="12"/>
        </w:numPr>
        <w:ind w:left="0" w:firstLine="0"/>
        <w:jc w:val="both"/>
      </w:pPr>
      <w:bookmarkStart w:id="164" w:name="_Toc36533255"/>
      <w:bookmarkStart w:id="165" w:name="_Toc53825718"/>
      <w:r w:rsidRPr="0017266F">
        <w:t>IMPLEMENTACIÓN, ACTUALIZACIÓN, SEGUIMIENTO Y CONTROL DEL PLAN DE</w:t>
      </w:r>
      <w:r w:rsidR="0001404E">
        <w:t xml:space="preserve"> GESTIÓN</w:t>
      </w:r>
      <w:r w:rsidRPr="0017266F">
        <w:t xml:space="preserve"> INTEGRAL DE RESIDUOS SÓLIDOS – P</w:t>
      </w:r>
      <w:r w:rsidR="0001404E">
        <w:t>G</w:t>
      </w:r>
      <w:r w:rsidRPr="0017266F">
        <w:t>IRS.</w:t>
      </w:r>
      <w:bookmarkEnd w:id="164"/>
      <w:bookmarkEnd w:id="165"/>
    </w:p>
    <w:p w14:paraId="5D6691DD" w14:textId="584E5681" w:rsidR="00D77838" w:rsidRPr="0017266F" w:rsidRDefault="00D77838" w:rsidP="00E15554">
      <w:pPr>
        <w:pStyle w:val="ECONORMAL"/>
        <w:rPr>
          <w:rStyle w:val="apple-converted-space"/>
          <w:sz w:val="24"/>
          <w:szCs w:val="24"/>
          <w:shd w:val="clear" w:color="auto" w:fill="FFFFFF"/>
        </w:rPr>
      </w:pPr>
      <w:r w:rsidRPr="0017266F">
        <w:rPr>
          <w:rStyle w:val="apple-converted-space"/>
          <w:sz w:val="24"/>
          <w:szCs w:val="24"/>
          <w:shd w:val="clear" w:color="auto" w:fill="FFFFFF"/>
        </w:rPr>
        <w:t xml:space="preserve">La formulación y seguimiento del </w:t>
      </w:r>
      <w:r w:rsidR="00C03498" w:rsidRPr="0017266F">
        <w:rPr>
          <w:sz w:val="24"/>
          <w:szCs w:val="24"/>
          <w:lang w:eastAsia="es-AR"/>
        </w:rPr>
        <w:t xml:space="preserve">Plan de </w:t>
      </w:r>
      <w:r w:rsidR="0001404E">
        <w:rPr>
          <w:sz w:val="24"/>
          <w:szCs w:val="24"/>
          <w:lang w:eastAsia="es-AR"/>
        </w:rPr>
        <w:t>Gestión</w:t>
      </w:r>
      <w:r w:rsidR="00C03498" w:rsidRPr="0017266F">
        <w:rPr>
          <w:sz w:val="24"/>
          <w:szCs w:val="24"/>
          <w:lang w:eastAsia="es-AR"/>
        </w:rPr>
        <w:t xml:space="preserve"> Integral de Residuos Sólidos</w:t>
      </w:r>
      <w:r w:rsidR="00C03498" w:rsidRPr="0017266F">
        <w:rPr>
          <w:rStyle w:val="apple-converted-space"/>
          <w:sz w:val="24"/>
          <w:szCs w:val="24"/>
          <w:shd w:val="clear" w:color="auto" w:fill="FFFFFF"/>
        </w:rPr>
        <w:t xml:space="preserve"> </w:t>
      </w:r>
      <w:r w:rsidRPr="0017266F">
        <w:rPr>
          <w:rStyle w:val="apple-converted-space"/>
          <w:sz w:val="24"/>
          <w:szCs w:val="24"/>
          <w:shd w:val="clear" w:color="auto" w:fill="FFFFFF"/>
        </w:rPr>
        <w:t xml:space="preserve">– </w:t>
      </w:r>
      <w:r w:rsidR="00A54B88" w:rsidRPr="00A54B88">
        <w:rPr>
          <w:rStyle w:val="apple-converted-space"/>
          <w:sz w:val="24"/>
          <w:szCs w:val="24"/>
          <w:shd w:val="clear" w:color="auto" w:fill="FFFFFF"/>
        </w:rPr>
        <w:t>P</w:t>
      </w:r>
      <w:r w:rsidR="0001404E">
        <w:rPr>
          <w:rStyle w:val="apple-converted-space"/>
          <w:sz w:val="24"/>
          <w:szCs w:val="24"/>
          <w:shd w:val="clear" w:color="auto" w:fill="FFFFFF"/>
        </w:rPr>
        <w:t>G</w:t>
      </w:r>
      <w:r w:rsidR="00A54B88" w:rsidRPr="00A54B88">
        <w:rPr>
          <w:rStyle w:val="apple-converted-space"/>
          <w:sz w:val="24"/>
          <w:szCs w:val="24"/>
          <w:shd w:val="clear" w:color="auto" w:fill="FFFFFF"/>
        </w:rPr>
        <w:t>IRS</w:t>
      </w:r>
      <w:r w:rsidRPr="0017266F">
        <w:rPr>
          <w:rStyle w:val="apple-converted-space"/>
          <w:sz w:val="24"/>
          <w:szCs w:val="24"/>
          <w:shd w:val="clear" w:color="auto" w:fill="FFFFFF"/>
        </w:rPr>
        <w:t xml:space="preserve"> de la empresa </w:t>
      </w:r>
      <w:r w:rsidR="005709AB" w:rsidRPr="005709AB">
        <w:rPr>
          <w:rStyle w:val="apple-converted-space"/>
          <w:sz w:val="24"/>
          <w:szCs w:val="24"/>
          <w:shd w:val="clear" w:color="auto" w:fill="FFFFFF"/>
        </w:rPr>
        <w:t>INGENIERÍA Y SERVICIOS DE COLOMBIA D&amp;R SAS</w:t>
      </w:r>
      <w:r w:rsidRPr="0017266F">
        <w:rPr>
          <w:rStyle w:val="apple-converted-space"/>
          <w:sz w:val="24"/>
          <w:szCs w:val="24"/>
          <w:shd w:val="clear" w:color="auto" w:fill="FFFFFF"/>
        </w:rPr>
        <w:t xml:space="preserve">, tiene como prioridad promover en los colaboradores la cultura de la gestión y manejo adecuado de los residuos sólidos, con el fin de disminuir los impactos negativos al medio ambiente, logrando con esto el aprovechamiento de los residuos reutilizables y la adecuada disposición y manejo de la cantidad restante de residuos sólidos generados. </w:t>
      </w:r>
    </w:p>
    <w:p w14:paraId="42F6A3C7" w14:textId="77777777" w:rsidR="00D77838" w:rsidRPr="0017266F" w:rsidRDefault="00D77838" w:rsidP="00E15554">
      <w:pPr>
        <w:pStyle w:val="ECONORMAL"/>
        <w:rPr>
          <w:rStyle w:val="apple-converted-space"/>
          <w:sz w:val="24"/>
          <w:szCs w:val="24"/>
          <w:shd w:val="clear" w:color="auto" w:fill="FFFFFF"/>
        </w:rPr>
      </w:pPr>
    </w:p>
    <w:p w14:paraId="2DACB868" w14:textId="4759CFD9" w:rsidR="00FE053C" w:rsidRPr="0017266F" w:rsidRDefault="00D77838" w:rsidP="004D13CE">
      <w:pPr>
        <w:pStyle w:val="ECONORMAL"/>
        <w:rPr>
          <w:sz w:val="24"/>
          <w:szCs w:val="24"/>
        </w:rPr>
      </w:pPr>
      <w:r w:rsidRPr="0017266F">
        <w:rPr>
          <w:sz w:val="24"/>
          <w:szCs w:val="24"/>
        </w:rPr>
        <w:t xml:space="preserve">Así mismo, el seguimiento y actualización de los programas ambientales junto a las metas e indicadores propuestos dentro del </w:t>
      </w:r>
      <w:r w:rsidR="00C03498" w:rsidRPr="0017266F">
        <w:rPr>
          <w:sz w:val="24"/>
          <w:szCs w:val="24"/>
          <w:lang w:eastAsia="es-AR"/>
        </w:rPr>
        <w:t xml:space="preserve">Plan de </w:t>
      </w:r>
      <w:r w:rsidR="00DF2BFD">
        <w:rPr>
          <w:sz w:val="24"/>
          <w:szCs w:val="24"/>
          <w:lang w:eastAsia="es-AR"/>
        </w:rPr>
        <w:t>Gestión</w:t>
      </w:r>
      <w:r w:rsidR="00C03498" w:rsidRPr="0017266F">
        <w:rPr>
          <w:sz w:val="24"/>
          <w:szCs w:val="24"/>
          <w:lang w:eastAsia="es-AR"/>
        </w:rPr>
        <w:t xml:space="preserve"> Integral de Residuos Sólidos</w:t>
      </w:r>
      <w:r w:rsidRPr="0017266F">
        <w:rPr>
          <w:rStyle w:val="apple-converted-space"/>
          <w:sz w:val="24"/>
          <w:szCs w:val="24"/>
          <w:shd w:val="clear" w:color="auto" w:fill="FFFFFF"/>
        </w:rPr>
        <w:t xml:space="preserve"> – </w:t>
      </w:r>
      <w:r w:rsidR="00A54B88" w:rsidRPr="00A54B88">
        <w:rPr>
          <w:rStyle w:val="apple-converted-space"/>
          <w:sz w:val="24"/>
          <w:szCs w:val="24"/>
          <w:shd w:val="clear" w:color="auto" w:fill="FFFFFF"/>
        </w:rPr>
        <w:t>P</w:t>
      </w:r>
      <w:r w:rsidR="00DF2BFD">
        <w:rPr>
          <w:rStyle w:val="apple-converted-space"/>
          <w:sz w:val="24"/>
          <w:szCs w:val="24"/>
          <w:shd w:val="clear" w:color="auto" w:fill="FFFFFF"/>
        </w:rPr>
        <w:t>G</w:t>
      </w:r>
      <w:r w:rsidR="00A54B88" w:rsidRPr="00A54B88">
        <w:rPr>
          <w:rStyle w:val="apple-converted-space"/>
          <w:sz w:val="24"/>
          <w:szCs w:val="24"/>
          <w:shd w:val="clear" w:color="auto" w:fill="FFFFFF"/>
        </w:rPr>
        <w:t>IRS</w:t>
      </w:r>
      <w:r w:rsidRPr="0017266F">
        <w:rPr>
          <w:sz w:val="24"/>
          <w:szCs w:val="24"/>
        </w:rPr>
        <w:t xml:space="preserve"> debe ser periódico, de manera que se puedan implementar y dar ejecución a los mismos con el propósito de brindar cumplimiento a lo planteado. </w:t>
      </w:r>
    </w:p>
    <w:p w14:paraId="2A256651" w14:textId="55F3D0A6" w:rsidR="00AE7FE7" w:rsidRPr="0017266F" w:rsidRDefault="00D77838" w:rsidP="00E15554">
      <w:pPr>
        <w:pStyle w:val="Ttulo1"/>
        <w:numPr>
          <w:ilvl w:val="0"/>
          <w:numId w:val="12"/>
        </w:numPr>
        <w:ind w:left="0" w:firstLine="0"/>
        <w:jc w:val="both"/>
      </w:pPr>
      <w:bookmarkStart w:id="166" w:name="_Toc36533256"/>
      <w:bookmarkStart w:id="167" w:name="_Toc53825719"/>
      <w:r w:rsidRPr="0017266F">
        <w:t xml:space="preserve">ACCIONES DE CONTROL Y SEGUIMIENTO DEL PLAN DE </w:t>
      </w:r>
      <w:r w:rsidR="00A03629">
        <w:t>GESTIÓN</w:t>
      </w:r>
      <w:r w:rsidRPr="0017266F">
        <w:t xml:space="preserve"> INTEGRAL DE RESIDUOS SÓLIDOS – </w:t>
      </w:r>
      <w:r w:rsidR="00C729D2" w:rsidRPr="0017266F">
        <w:rPr>
          <w:szCs w:val="24"/>
        </w:rPr>
        <w:t>P</w:t>
      </w:r>
      <w:r w:rsidR="00C729D2">
        <w:rPr>
          <w:szCs w:val="24"/>
        </w:rPr>
        <w:t>G</w:t>
      </w:r>
      <w:r w:rsidR="00C729D2" w:rsidRPr="0017266F">
        <w:rPr>
          <w:szCs w:val="24"/>
        </w:rPr>
        <w:t>IRS</w:t>
      </w:r>
      <w:r w:rsidRPr="0017266F">
        <w:t>.</w:t>
      </w:r>
      <w:bookmarkEnd w:id="166"/>
      <w:bookmarkEnd w:id="167"/>
    </w:p>
    <w:p w14:paraId="41859F50" w14:textId="56CEE71D" w:rsidR="00D77838" w:rsidRPr="0017266F" w:rsidRDefault="00D77838" w:rsidP="00E15554">
      <w:pPr>
        <w:pStyle w:val="ECONORMAL"/>
        <w:rPr>
          <w:sz w:val="24"/>
          <w:szCs w:val="24"/>
        </w:rPr>
      </w:pPr>
      <w:r w:rsidRPr="0017266F">
        <w:rPr>
          <w:sz w:val="24"/>
          <w:szCs w:val="24"/>
        </w:rPr>
        <w:t xml:space="preserve">El Departamento de Gestión Ambiental (DGA) está conformado por el equipo mencionado en la tabla No. 2 de la empresa </w:t>
      </w:r>
      <w:r w:rsidR="005709AB" w:rsidRPr="005709AB">
        <w:rPr>
          <w:sz w:val="24"/>
          <w:szCs w:val="24"/>
        </w:rPr>
        <w:t>INGENIERÍA Y SERVICIOS DE COLOMBIA D&amp;R SAS</w:t>
      </w:r>
      <w:r w:rsidRPr="0017266F">
        <w:rPr>
          <w:sz w:val="24"/>
          <w:szCs w:val="24"/>
        </w:rPr>
        <w:t>., El DGA, ejercerá como regulador en el seguimiento y evaluación de las metas propuestas encaminadas a la gestión integral de los residuos sólidos.</w:t>
      </w:r>
    </w:p>
    <w:p w14:paraId="3E3DA597" w14:textId="77777777" w:rsidR="00D77838" w:rsidRPr="0017266F" w:rsidRDefault="00D77838" w:rsidP="00E15554">
      <w:pPr>
        <w:pStyle w:val="ECONORMAL"/>
        <w:rPr>
          <w:sz w:val="24"/>
          <w:szCs w:val="24"/>
        </w:rPr>
      </w:pPr>
    </w:p>
    <w:p w14:paraId="5E06706A" w14:textId="036B3801" w:rsidR="00D77838" w:rsidRPr="0017266F" w:rsidRDefault="00D77838" w:rsidP="00E15554">
      <w:pPr>
        <w:pStyle w:val="ECONORMAL"/>
        <w:rPr>
          <w:sz w:val="24"/>
          <w:szCs w:val="24"/>
        </w:rPr>
      </w:pPr>
      <w:r w:rsidRPr="0017266F">
        <w:rPr>
          <w:sz w:val="24"/>
          <w:szCs w:val="24"/>
        </w:rPr>
        <w:lastRenderedPageBreak/>
        <w:t xml:space="preserve">La función principal del </w:t>
      </w:r>
      <w:r w:rsidR="00DF2BFD">
        <w:rPr>
          <w:sz w:val="24"/>
          <w:szCs w:val="24"/>
        </w:rPr>
        <w:t>HSE</w:t>
      </w:r>
      <w:r w:rsidRPr="0017266F">
        <w:rPr>
          <w:sz w:val="24"/>
          <w:szCs w:val="24"/>
        </w:rPr>
        <w:t xml:space="preserve"> es lograr un correcto seguimiento y control de las actividades planteadas en los programas del Plan de</w:t>
      </w:r>
      <w:r w:rsidR="005709AB">
        <w:rPr>
          <w:sz w:val="24"/>
          <w:szCs w:val="24"/>
        </w:rPr>
        <w:t xml:space="preserve"> </w:t>
      </w:r>
      <w:r w:rsidR="00BD7CB9">
        <w:rPr>
          <w:sz w:val="24"/>
          <w:szCs w:val="24"/>
        </w:rPr>
        <w:t>Gestión</w:t>
      </w:r>
      <w:r w:rsidRPr="0017266F">
        <w:rPr>
          <w:sz w:val="24"/>
          <w:szCs w:val="24"/>
        </w:rPr>
        <w:t xml:space="preserve"> integral de residuos sólidos - P</w:t>
      </w:r>
      <w:r w:rsidR="00BD7CB9">
        <w:rPr>
          <w:sz w:val="24"/>
          <w:szCs w:val="24"/>
        </w:rPr>
        <w:t>G</w:t>
      </w:r>
      <w:r w:rsidRPr="0017266F">
        <w:rPr>
          <w:sz w:val="24"/>
          <w:szCs w:val="24"/>
        </w:rPr>
        <w:t>IRS, evaluando el cumplimiento y a los responsables de cada actividad por programa</w:t>
      </w:r>
    </w:p>
    <w:p w14:paraId="2B700966" w14:textId="77777777" w:rsidR="002B2448" w:rsidRPr="0017266F" w:rsidRDefault="002B2448" w:rsidP="00E15554">
      <w:pPr>
        <w:pStyle w:val="ECONORMAL"/>
        <w:rPr>
          <w:sz w:val="24"/>
          <w:szCs w:val="24"/>
        </w:rPr>
      </w:pPr>
    </w:p>
    <w:p w14:paraId="5D8394BE" w14:textId="76279BB0" w:rsidR="00D77838" w:rsidRPr="0017266F" w:rsidRDefault="00D77838" w:rsidP="00E15554">
      <w:pPr>
        <w:pStyle w:val="ECONORMAL"/>
        <w:rPr>
          <w:sz w:val="24"/>
          <w:szCs w:val="24"/>
        </w:rPr>
      </w:pPr>
      <w:r w:rsidRPr="0017266F">
        <w:rPr>
          <w:sz w:val="24"/>
          <w:szCs w:val="24"/>
        </w:rPr>
        <w:t>Los deberes del DGA en cuanto al seguimiento y control del P</w:t>
      </w:r>
      <w:r w:rsidR="00BD7CB9">
        <w:rPr>
          <w:sz w:val="24"/>
          <w:szCs w:val="24"/>
        </w:rPr>
        <w:t>G</w:t>
      </w:r>
      <w:r w:rsidRPr="0017266F">
        <w:rPr>
          <w:sz w:val="24"/>
          <w:szCs w:val="24"/>
        </w:rPr>
        <w:t>IRS son:</w:t>
      </w:r>
    </w:p>
    <w:p w14:paraId="1BEE22DA" w14:textId="77777777" w:rsidR="00D77838" w:rsidRPr="0017266F" w:rsidRDefault="00D77838" w:rsidP="00E15554">
      <w:pPr>
        <w:pStyle w:val="ECONORMAL"/>
        <w:rPr>
          <w:sz w:val="24"/>
          <w:szCs w:val="24"/>
        </w:rPr>
      </w:pPr>
    </w:p>
    <w:p w14:paraId="19BBD944" w14:textId="77777777" w:rsidR="00D77838" w:rsidRPr="0017266F" w:rsidRDefault="00D77838" w:rsidP="00572B9F">
      <w:pPr>
        <w:pStyle w:val="ECONORMAL"/>
        <w:numPr>
          <w:ilvl w:val="0"/>
          <w:numId w:val="38"/>
        </w:numPr>
        <w:rPr>
          <w:sz w:val="24"/>
          <w:szCs w:val="24"/>
        </w:rPr>
      </w:pPr>
      <w:r w:rsidRPr="0017266F">
        <w:rPr>
          <w:sz w:val="24"/>
          <w:szCs w:val="24"/>
        </w:rPr>
        <w:t>Socializar las responsabilidades y compromisos que tiene cada persona perteneciente a la empresa según cada programa, igualmente se encargará de presentar los resultados obtenidos en el cumplimiento de los indicadores propuestos según las metas de cada programa.</w:t>
      </w:r>
    </w:p>
    <w:p w14:paraId="568AD7E6" w14:textId="788F452B" w:rsidR="00D77838" w:rsidRPr="0017266F" w:rsidRDefault="00D77838" w:rsidP="00572B9F">
      <w:pPr>
        <w:pStyle w:val="ECONORMAL"/>
        <w:numPr>
          <w:ilvl w:val="0"/>
          <w:numId w:val="38"/>
        </w:numPr>
        <w:spacing w:line="276" w:lineRule="auto"/>
        <w:rPr>
          <w:sz w:val="24"/>
          <w:szCs w:val="24"/>
        </w:rPr>
      </w:pPr>
      <w:r w:rsidRPr="0017266F">
        <w:rPr>
          <w:sz w:val="24"/>
          <w:szCs w:val="24"/>
        </w:rPr>
        <w:t xml:space="preserve">Ejecución de las actividades establecidas en los programas formulados en el </w:t>
      </w:r>
      <w:r w:rsidR="00A54B88" w:rsidRPr="00A54B88">
        <w:rPr>
          <w:rStyle w:val="apple-converted-space"/>
          <w:sz w:val="24"/>
          <w:szCs w:val="24"/>
          <w:shd w:val="clear" w:color="auto" w:fill="FFFFFF"/>
        </w:rPr>
        <w:t>P</w:t>
      </w:r>
      <w:r w:rsidR="00BD7CB9">
        <w:rPr>
          <w:rStyle w:val="apple-converted-space"/>
          <w:sz w:val="24"/>
          <w:szCs w:val="24"/>
          <w:shd w:val="clear" w:color="auto" w:fill="FFFFFF"/>
        </w:rPr>
        <w:t>G</w:t>
      </w:r>
      <w:r w:rsidR="00A54B88" w:rsidRPr="00A54B88">
        <w:rPr>
          <w:rStyle w:val="apple-converted-space"/>
          <w:sz w:val="24"/>
          <w:szCs w:val="24"/>
          <w:shd w:val="clear" w:color="auto" w:fill="FFFFFF"/>
        </w:rPr>
        <w:t>IRS</w:t>
      </w:r>
      <w:r w:rsidRPr="0017266F">
        <w:rPr>
          <w:sz w:val="24"/>
          <w:szCs w:val="24"/>
        </w:rPr>
        <w:t xml:space="preserve"> de acuerdo con el cronograma.</w:t>
      </w:r>
    </w:p>
    <w:p w14:paraId="2789765C" w14:textId="396E78A5" w:rsidR="00D77838" w:rsidRPr="0017266F" w:rsidRDefault="00D77838" w:rsidP="00572B9F">
      <w:pPr>
        <w:pStyle w:val="ECONORMAL"/>
        <w:numPr>
          <w:ilvl w:val="0"/>
          <w:numId w:val="38"/>
        </w:numPr>
        <w:spacing w:line="276" w:lineRule="auto"/>
        <w:rPr>
          <w:sz w:val="24"/>
          <w:szCs w:val="24"/>
        </w:rPr>
      </w:pPr>
      <w:r w:rsidRPr="0017266F">
        <w:rPr>
          <w:sz w:val="24"/>
          <w:szCs w:val="24"/>
        </w:rPr>
        <w:t xml:space="preserve">Realización de informes semestrales del avance de cumplimiento de metas del </w:t>
      </w:r>
      <w:r w:rsidR="00A54B88" w:rsidRPr="00A54B88">
        <w:rPr>
          <w:rStyle w:val="apple-converted-space"/>
          <w:sz w:val="24"/>
          <w:szCs w:val="24"/>
          <w:shd w:val="clear" w:color="auto" w:fill="FFFFFF"/>
        </w:rPr>
        <w:t>P</w:t>
      </w:r>
      <w:r w:rsidR="00BD7CB9">
        <w:rPr>
          <w:rStyle w:val="apple-converted-space"/>
          <w:sz w:val="24"/>
          <w:szCs w:val="24"/>
          <w:shd w:val="clear" w:color="auto" w:fill="FFFFFF"/>
        </w:rPr>
        <w:t>G</w:t>
      </w:r>
      <w:r w:rsidR="00A54B88" w:rsidRPr="00A54B88">
        <w:rPr>
          <w:rStyle w:val="apple-converted-space"/>
          <w:sz w:val="24"/>
          <w:szCs w:val="24"/>
          <w:shd w:val="clear" w:color="auto" w:fill="FFFFFF"/>
        </w:rPr>
        <w:t>IRS</w:t>
      </w:r>
      <w:r w:rsidRPr="0017266F">
        <w:rPr>
          <w:sz w:val="24"/>
          <w:szCs w:val="24"/>
        </w:rPr>
        <w:t>.</w:t>
      </w:r>
    </w:p>
    <w:p w14:paraId="47DD8E7E" w14:textId="383F9D1E" w:rsidR="00FE053C" w:rsidRPr="0017266F" w:rsidRDefault="00D77838" w:rsidP="00572B9F">
      <w:pPr>
        <w:pStyle w:val="ECONORMAL"/>
        <w:numPr>
          <w:ilvl w:val="0"/>
          <w:numId w:val="38"/>
        </w:numPr>
        <w:spacing w:line="276" w:lineRule="auto"/>
        <w:rPr>
          <w:sz w:val="24"/>
          <w:szCs w:val="24"/>
        </w:rPr>
      </w:pPr>
      <w:r w:rsidRPr="0017266F">
        <w:rPr>
          <w:sz w:val="24"/>
          <w:szCs w:val="24"/>
        </w:rPr>
        <w:t xml:space="preserve">Desarrollar planes de acción teniendo en cuenta la evaluación de resultados en cuanto al avance del </w:t>
      </w:r>
      <w:r w:rsidR="00A54B88" w:rsidRPr="00A54B88">
        <w:rPr>
          <w:rStyle w:val="apple-converted-space"/>
          <w:sz w:val="24"/>
          <w:szCs w:val="24"/>
          <w:shd w:val="clear" w:color="auto" w:fill="FFFFFF"/>
        </w:rPr>
        <w:t>P</w:t>
      </w:r>
      <w:r w:rsidR="00BD7CB9">
        <w:rPr>
          <w:rStyle w:val="apple-converted-space"/>
          <w:sz w:val="24"/>
          <w:szCs w:val="24"/>
          <w:shd w:val="clear" w:color="auto" w:fill="FFFFFF"/>
        </w:rPr>
        <w:t>G</w:t>
      </w:r>
      <w:r w:rsidR="00A54B88" w:rsidRPr="00A54B88">
        <w:rPr>
          <w:rStyle w:val="apple-converted-space"/>
          <w:sz w:val="24"/>
          <w:szCs w:val="24"/>
          <w:shd w:val="clear" w:color="auto" w:fill="FFFFFF"/>
        </w:rPr>
        <w:t>IRS</w:t>
      </w:r>
      <w:r w:rsidRPr="0017266F">
        <w:rPr>
          <w:sz w:val="24"/>
          <w:szCs w:val="24"/>
        </w:rPr>
        <w:t>.</w:t>
      </w:r>
    </w:p>
    <w:p w14:paraId="431954D1" w14:textId="77777777" w:rsidR="002C3321" w:rsidRPr="0017266F" w:rsidRDefault="002C3321" w:rsidP="002C3321">
      <w:pPr>
        <w:pStyle w:val="ECONORMAL"/>
        <w:rPr>
          <w:sz w:val="24"/>
          <w:szCs w:val="24"/>
        </w:rPr>
      </w:pPr>
    </w:p>
    <w:p w14:paraId="1158AB7A" w14:textId="7B0E837F" w:rsidR="00AE7FE7" w:rsidRPr="0017266F" w:rsidRDefault="00D77838" w:rsidP="00E15554">
      <w:pPr>
        <w:pStyle w:val="Ttulo1"/>
        <w:numPr>
          <w:ilvl w:val="0"/>
          <w:numId w:val="12"/>
        </w:numPr>
        <w:ind w:left="0" w:firstLine="0"/>
        <w:jc w:val="both"/>
      </w:pPr>
      <w:bookmarkStart w:id="168" w:name="_Toc53825720"/>
      <w:r w:rsidRPr="0017266F">
        <w:t xml:space="preserve">REVISIÓN Y ACTUALIZACIÓN DEL PLAN DE </w:t>
      </w:r>
      <w:r w:rsidR="00BD7CB9">
        <w:t>GESTIÓN</w:t>
      </w:r>
      <w:r w:rsidRPr="0017266F">
        <w:t xml:space="preserve"> INTEGRAL DE RESIDUOS SÓLIDOS.</w:t>
      </w:r>
      <w:bookmarkEnd w:id="168"/>
    </w:p>
    <w:p w14:paraId="51F91CEF" w14:textId="1877F619" w:rsidR="00D77838" w:rsidRPr="0017266F" w:rsidRDefault="00D77838" w:rsidP="00F111F5">
      <w:pPr>
        <w:pStyle w:val="ECONORMAL"/>
        <w:rPr>
          <w:sz w:val="24"/>
          <w:szCs w:val="24"/>
        </w:rPr>
      </w:pPr>
      <w:r w:rsidRPr="0017266F">
        <w:rPr>
          <w:sz w:val="24"/>
          <w:szCs w:val="24"/>
        </w:rPr>
        <w:t xml:space="preserve">De acuerdo con las evaluaciones periódicas realizadas al cumplimiento del Plan de </w:t>
      </w:r>
      <w:r w:rsidR="00BD7CB9">
        <w:rPr>
          <w:sz w:val="24"/>
          <w:szCs w:val="24"/>
        </w:rPr>
        <w:t>Gestión</w:t>
      </w:r>
      <w:r w:rsidRPr="0017266F">
        <w:rPr>
          <w:sz w:val="24"/>
          <w:szCs w:val="24"/>
        </w:rPr>
        <w:t xml:space="preserve"> Integral de Residuos Sólidos - </w:t>
      </w:r>
      <w:r w:rsidR="00A54B88" w:rsidRPr="00A54B88">
        <w:rPr>
          <w:rStyle w:val="apple-converted-space"/>
          <w:sz w:val="24"/>
          <w:szCs w:val="24"/>
          <w:shd w:val="clear" w:color="auto" w:fill="FFFFFF"/>
        </w:rPr>
        <w:t>P</w:t>
      </w:r>
      <w:r w:rsidR="00BD7CB9">
        <w:rPr>
          <w:rStyle w:val="apple-converted-space"/>
          <w:sz w:val="24"/>
          <w:szCs w:val="24"/>
          <w:shd w:val="clear" w:color="auto" w:fill="FFFFFF"/>
        </w:rPr>
        <w:t>G</w:t>
      </w:r>
      <w:r w:rsidR="00A54B88" w:rsidRPr="00A54B88">
        <w:rPr>
          <w:rStyle w:val="apple-converted-space"/>
          <w:sz w:val="24"/>
          <w:szCs w:val="24"/>
          <w:shd w:val="clear" w:color="auto" w:fill="FFFFFF"/>
        </w:rPr>
        <w:t>IRS</w:t>
      </w:r>
      <w:r w:rsidRPr="0017266F">
        <w:rPr>
          <w:sz w:val="24"/>
          <w:szCs w:val="24"/>
        </w:rPr>
        <w:t xml:space="preserve">, el DGA deberá establecer las medidas necesarias para el caso de alguna modificación.  Este proceso permite una actualización para mejorar los programas ambientales con las metas, indicadores y objetivos. </w:t>
      </w:r>
    </w:p>
    <w:p w14:paraId="5CD7EC8A" w14:textId="77777777" w:rsidR="00D77838" w:rsidRPr="0017266F" w:rsidRDefault="00D77838" w:rsidP="00F111F5">
      <w:pPr>
        <w:pStyle w:val="ECONORMAL"/>
        <w:rPr>
          <w:sz w:val="24"/>
          <w:szCs w:val="24"/>
        </w:rPr>
      </w:pPr>
    </w:p>
    <w:p w14:paraId="4384B524" w14:textId="3A213028" w:rsidR="0049311A" w:rsidRPr="00DB2176" w:rsidRDefault="00D77838" w:rsidP="00DB2176">
      <w:pPr>
        <w:pStyle w:val="ECONORMAL"/>
        <w:rPr>
          <w:sz w:val="24"/>
          <w:szCs w:val="24"/>
        </w:rPr>
        <w:sectPr w:rsidR="0049311A" w:rsidRPr="00DB2176" w:rsidSect="00D77838">
          <w:headerReference w:type="first" r:id="rId22"/>
          <w:pgSz w:w="12240" w:h="15840"/>
          <w:pgMar w:top="1418" w:right="1701" w:bottom="1418" w:left="1701" w:header="709" w:footer="709" w:gutter="0"/>
          <w:cols w:space="708"/>
          <w:docGrid w:linePitch="360"/>
        </w:sectPr>
      </w:pPr>
      <w:r w:rsidRPr="0017266F">
        <w:rPr>
          <w:sz w:val="24"/>
          <w:szCs w:val="24"/>
        </w:rPr>
        <w:t xml:space="preserve">El cronograma de actividades del Plan de </w:t>
      </w:r>
      <w:r w:rsidR="00BD7CB9">
        <w:rPr>
          <w:sz w:val="24"/>
          <w:szCs w:val="24"/>
        </w:rPr>
        <w:t>Gestión</w:t>
      </w:r>
      <w:r w:rsidRPr="0017266F">
        <w:rPr>
          <w:sz w:val="24"/>
          <w:szCs w:val="24"/>
        </w:rPr>
        <w:t xml:space="preserve"> Integral de Residuos Sólidos (</w:t>
      </w:r>
      <w:r w:rsidR="00A54B88" w:rsidRPr="00A54B88">
        <w:rPr>
          <w:rStyle w:val="apple-converted-space"/>
          <w:sz w:val="24"/>
          <w:szCs w:val="24"/>
          <w:shd w:val="clear" w:color="auto" w:fill="FFFFFF"/>
        </w:rPr>
        <w:t>P</w:t>
      </w:r>
      <w:r w:rsidR="00BD7CB9">
        <w:rPr>
          <w:rStyle w:val="apple-converted-space"/>
          <w:sz w:val="24"/>
          <w:szCs w:val="24"/>
          <w:shd w:val="clear" w:color="auto" w:fill="FFFFFF"/>
        </w:rPr>
        <w:t>GI</w:t>
      </w:r>
      <w:r w:rsidR="00A54B88" w:rsidRPr="00A54B88">
        <w:rPr>
          <w:rStyle w:val="apple-converted-space"/>
          <w:sz w:val="24"/>
          <w:szCs w:val="24"/>
          <w:shd w:val="clear" w:color="auto" w:fill="FFFFFF"/>
        </w:rPr>
        <w:t>RS</w:t>
      </w:r>
      <w:r w:rsidRPr="0017266F">
        <w:rPr>
          <w:sz w:val="24"/>
          <w:szCs w:val="24"/>
        </w:rPr>
        <w:t xml:space="preserve">), se realizó comprendiendo 12 meses que iniciarán desde el momento de la revisión y autorización por la gerencia, este estará sujeto a cambios o actualización según el personal o la generación de residuos.  Las modificaciones se realizarán ya sea para las metas o si se desea implementar una nueva alternativa en pro de la gestión integral de los residuos sólidos en </w:t>
      </w:r>
      <w:r w:rsidR="005709AB" w:rsidRPr="001C4868">
        <w:t>INGENIERÍA Y SERVICIOS DE COLOMBIA D</w:t>
      </w:r>
      <w:r w:rsidR="00BD7CB9">
        <w:t>&amp;</w:t>
      </w:r>
      <w:r w:rsidR="005709AB" w:rsidRPr="001C4868">
        <w:t xml:space="preserve">R </w:t>
      </w:r>
      <w:r w:rsidR="00DB2176">
        <w:t xml:space="preserve">    S.A.S</w:t>
      </w:r>
    </w:p>
    <w:tbl>
      <w:tblPr>
        <w:tblpPr w:leftFromText="141" w:rightFromText="141" w:vertAnchor="page" w:horzAnchor="margin" w:tblpXSpec="center" w:tblpY="3691"/>
        <w:tblW w:w="7650" w:type="dxa"/>
        <w:tblCellMar>
          <w:left w:w="70" w:type="dxa"/>
          <w:right w:w="70" w:type="dxa"/>
        </w:tblCellMar>
        <w:tblLook w:val="04A0" w:firstRow="1" w:lastRow="0" w:firstColumn="1" w:lastColumn="0" w:noHBand="0" w:noVBand="1"/>
      </w:tblPr>
      <w:tblGrid>
        <w:gridCol w:w="1932"/>
        <w:gridCol w:w="1420"/>
        <w:gridCol w:w="4298"/>
      </w:tblGrid>
      <w:tr w:rsidR="00434286" w:rsidRPr="00434286" w14:paraId="19F53EA8" w14:textId="77777777" w:rsidTr="00CD73D0">
        <w:trPr>
          <w:trHeight w:val="375"/>
        </w:trPr>
        <w:tc>
          <w:tcPr>
            <w:tcW w:w="7650" w:type="dxa"/>
            <w:gridSpan w:val="3"/>
            <w:tcBorders>
              <w:top w:val="single" w:sz="4" w:space="0" w:color="auto"/>
              <w:left w:val="single" w:sz="4" w:space="0" w:color="auto"/>
              <w:bottom w:val="single" w:sz="4" w:space="0" w:color="auto"/>
              <w:right w:val="single" w:sz="4" w:space="0" w:color="auto"/>
            </w:tcBorders>
            <w:shd w:val="clear" w:color="000000" w:fill="BFBFBF"/>
            <w:vAlign w:val="bottom"/>
            <w:hideMark/>
          </w:tcPr>
          <w:p w14:paraId="0CE3CB27" w14:textId="77777777" w:rsidR="00434286" w:rsidRPr="00434286" w:rsidRDefault="00434286" w:rsidP="00434286">
            <w:pPr>
              <w:jc w:val="center"/>
              <w:rPr>
                <w:rFonts w:ascii="Arial" w:hAnsi="Arial" w:cs="Arial"/>
                <w:b/>
                <w:bCs/>
                <w:color w:val="000000"/>
                <w:sz w:val="20"/>
                <w:szCs w:val="20"/>
              </w:rPr>
            </w:pPr>
            <w:r w:rsidRPr="00434286">
              <w:rPr>
                <w:rFonts w:ascii="Arial" w:hAnsi="Arial" w:cs="Arial"/>
                <w:b/>
                <w:bCs/>
                <w:color w:val="000000"/>
                <w:sz w:val="20"/>
                <w:szCs w:val="20"/>
              </w:rPr>
              <w:lastRenderedPageBreak/>
              <w:t>CONTROL DE VERSIONES</w:t>
            </w:r>
          </w:p>
        </w:tc>
      </w:tr>
      <w:tr w:rsidR="00434286" w:rsidRPr="00434286" w14:paraId="7D3AE73C" w14:textId="77777777" w:rsidTr="00CD73D0">
        <w:trPr>
          <w:trHeight w:val="255"/>
        </w:trPr>
        <w:tc>
          <w:tcPr>
            <w:tcW w:w="1932" w:type="dxa"/>
            <w:tcBorders>
              <w:top w:val="nil"/>
              <w:left w:val="single" w:sz="4" w:space="0" w:color="auto"/>
              <w:bottom w:val="single" w:sz="4" w:space="0" w:color="auto"/>
              <w:right w:val="single" w:sz="4" w:space="0" w:color="auto"/>
            </w:tcBorders>
            <w:shd w:val="clear" w:color="auto" w:fill="auto"/>
            <w:vAlign w:val="bottom"/>
            <w:hideMark/>
          </w:tcPr>
          <w:p w14:paraId="7071824E" w14:textId="77777777" w:rsidR="00434286" w:rsidRPr="00434286" w:rsidRDefault="00434286" w:rsidP="00434286">
            <w:pPr>
              <w:jc w:val="center"/>
              <w:rPr>
                <w:rFonts w:ascii="Arial" w:hAnsi="Arial" w:cs="Arial"/>
                <w:b/>
                <w:bCs/>
                <w:color w:val="000000"/>
                <w:sz w:val="20"/>
                <w:szCs w:val="20"/>
              </w:rPr>
            </w:pPr>
            <w:r w:rsidRPr="00434286">
              <w:rPr>
                <w:rFonts w:ascii="Arial" w:hAnsi="Arial" w:cs="Arial"/>
                <w:b/>
                <w:bCs/>
                <w:color w:val="000000"/>
                <w:sz w:val="20"/>
                <w:szCs w:val="20"/>
              </w:rPr>
              <w:t>VERSIÓN</w:t>
            </w:r>
          </w:p>
        </w:tc>
        <w:tc>
          <w:tcPr>
            <w:tcW w:w="1420" w:type="dxa"/>
            <w:tcBorders>
              <w:top w:val="nil"/>
              <w:left w:val="nil"/>
              <w:bottom w:val="single" w:sz="4" w:space="0" w:color="auto"/>
              <w:right w:val="single" w:sz="4" w:space="0" w:color="auto"/>
            </w:tcBorders>
            <w:shd w:val="clear" w:color="auto" w:fill="auto"/>
            <w:vAlign w:val="bottom"/>
            <w:hideMark/>
          </w:tcPr>
          <w:p w14:paraId="4DA0CAEB" w14:textId="77777777" w:rsidR="00434286" w:rsidRPr="00434286" w:rsidRDefault="00434286" w:rsidP="00434286">
            <w:pPr>
              <w:jc w:val="center"/>
              <w:rPr>
                <w:rFonts w:ascii="Arial" w:hAnsi="Arial" w:cs="Arial"/>
                <w:b/>
                <w:bCs/>
                <w:color w:val="000000"/>
                <w:sz w:val="20"/>
                <w:szCs w:val="20"/>
              </w:rPr>
            </w:pPr>
            <w:r w:rsidRPr="00434286">
              <w:rPr>
                <w:rFonts w:ascii="Arial" w:hAnsi="Arial" w:cs="Arial"/>
                <w:b/>
                <w:bCs/>
                <w:color w:val="000000"/>
                <w:sz w:val="20"/>
                <w:szCs w:val="20"/>
              </w:rPr>
              <w:t>FECHA</w:t>
            </w:r>
          </w:p>
        </w:tc>
        <w:tc>
          <w:tcPr>
            <w:tcW w:w="4298" w:type="dxa"/>
            <w:tcBorders>
              <w:top w:val="nil"/>
              <w:left w:val="nil"/>
              <w:bottom w:val="single" w:sz="4" w:space="0" w:color="auto"/>
              <w:right w:val="single" w:sz="4" w:space="0" w:color="auto"/>
            </w:tcBorders>
            <w:shd w:val="clear" w:color="auto" w:fill="auto"/>
            <w:vAlign w:val="bottom"/>
            <w:hideMark/>
          </w:tcPr>
          <w:p w14:paraId="2C957875" w14:textId="77777777" w:rsidR="00434286" w:rsidRPr="00434286" w:rsidRDefault="00434286" w:rsidP="00434286">
            <w:pPr>
              <w:jc w:val="center"/>
              <w:rPr>
                <w:rFonts w:ascii="Arial" w:hAnsi="Arial" w:cs="Arial"/>
                <w:b/>
                <w:bCs/>
                <w:color w:val="000000"/>
                <w:sz w:val="20"/>
                <w:szCs w:val="20"/>
              </w:rPr>
            </w:pPr>
            <w:r w:rsidRPr="00434286">
              <w:rPr>
                <w:rFonts w:ascii="Arial" w:hAnsi="Arial" w:cs="Arial"/>
                <w:b/>
                <w:bCs/>
                <w:color w:val="000000"/>
                <w:sz w:val="20"/>
                <w:szCs w:val="20"/>
              </w:rPr>
              <w:t>DESCRIPCIÓN</w:t>
            </w:r>
          </w:p>
        </w:tc>
      </w:tr>
      <w:tr w:rsidR="00434286" w:rsidRPr="00434286" w14:paraId="2343FB57" w14:textId="77777777" w:rsidTr="00CD73D0">
        <w:trPr>
          <w:trHeight w:val="255"/>
        </w:trPr>
        <w:tc>
          <w:tcPr>
            <w:tcW w:w="1932" w:type="dxa"/>
            <w:tcBorders>
              <w:top w:val="nil"/>
              <w:left w:val="single" w:sz="4" w:space="0" w:color="auto"/>
              <w:bottom w:val="nil"/>
              <w:right w:val="single" w:sz="4" w:space="0" w:color="auto"/>
            </w:tcBorders>
            <w:shd w:val="clear" w:color="auto" w:fill="auto"/>
            <w:vAlign w:val="bottom"/>
            <w:hideMark/>
          </w:tcPr>
          <w:p w14:paraId="57C5D49E" w14:textId="31490086" w:rsidR="00434286" w:rsidRPr="00434286" w:rsidRDefault="00DA0235" w:rsidP="00DA0235">
            <w:pPr>
              <w:jc w:val="center"/>
              <w:rPr>
                <w:rFonts w:ascii="Arial" w:hAnsi="Arial" w:cs="Arial"/>
                <w:color w:val="000000"/>
                <w:sz w:val="20"/>
                <w:szCs w:val="20"/>
              </w:rPr>
            </w:pPr>
            <w:r>
              <w:rPr>
                <w:rFonts w:ascii="Arial" w:hAnsi="Arial" w:cs="Arial"/>
                <w:color w:val="000000"/>
                <w:sz w:val="20"/>
                <w:szCs w:val="20"/>
              </w:rPr>
              <w:t>0</w:t>
            </w:r>
            <w:r w:rsidR="00434286" w:rsidRPr="00434286">
              <w:rPr>
                <w:rFonts w:ascii="Arial" w:hAnsi="Arial" w:cs="Arial"/>
                <w:color w:val="000000"/>
                <w:sz w:val="20"/>
                <w:szCs w:val="20"/>
              </w:rPr>
              <w:t>1</w:t>
            </w:r>
          </w:p>
        </w:tc>
        <w:tc>
          <w:tcPr>
            <w:tcW w:w="1420" w:type="dxa"/>
            <w:tcBorders>
              <w:top w:val="nil"/>
              <w:left w:val="nil"/>
              <w:bottom w:val="nil"/>
              <w:right w:val="single" w:sz="4" w:space="0" w:color="auto"/>
            </w:tcBorders>
            <w:shd w:val="clear" w:color="auto" w:fill="auto"/>
            <w:vAlign w:val="bottom"/>
            <w:hideMark/>
          </w:tcPr>
          <w:p w14:paraId="5B7A99EC" w14:textId="77777777" w:rsidR="00434286" w:rsidRPr="00434286" w:rsidRDefault="00434286" w:rsidP="00DA0235">
            <w:pPr>
              <w:jc w:val="center"/>
              <w:rPr>
                <w:rFonts w:ascii="Arial" w:hAnsi="Arial" w:cs="Arial"/>
                <w:color w:val="000000"/>
                <w:sz w:val="20"/>
                <w:szCs w:val="20"/>
              </w:rPr>
            </w:pPr>
            <w:r>
              <w:rPr>
                <w:rFonts w:ascii="Arial" w:hAnsi="Arial" w:cs="Arial"/>
                <w:color w:val="000000"/>
                <w:sz w:val="20"/>
                <w:szCs w:val="20"/>
              </w:rPr>
              <w:t>14/10</w:t>
            </w:r>
            <w:r w:rsidRPr="00434286">
              <w:rPr>
                <w:rFonts w:ascii="Arial" w:hAnsi="Arial" w:cs="Arial"/>
                <w:color w:val="000000"/>
                <w:sz w:val="20"/>
                <w:szCs w:val="20"/>
              </w:rPr>
              <w:t>/2020</w:t>
            </w:r>
          </w:p>
        </w:tc>
        <w:tc>
          <w:tcPr>
            <w:tcW w:w="4298" w:type="dxa"/>
            <w:tcBorders>
              <w:top w:val="nil"/>
              <w:left w:val="nil"/>
              <w:bottom w:val="nil"/>
              <w:right w:val="single" w:sz="4" w:space="0" w:color="auto"/>
            </w:tcBorders>
            <w:shd w:val="clear" w:color="auto" w:fill="auto"/>
            <w:vAlign w:val="bottom"/>
            <w:hideMark/>
          </w:tcPr>
          <w:p w14:paraId="096FDB7D" w14:textId="77777777" w:rsidR="00434286" w:rsidRPr="00434286" w:rsidRDefault="00434286" w:rsidP="00DA0235">
            <w:pPr>
              <w:jc w:val="center"/>
              <w:rPr>
                <w:rFonts w:ascii="Arial" w:hAnsi="Arial" w:cs="Arial"/>
                <w:color w:val="000000"/>
                <w:sz w:val="20"/>
                <w:szCs w:val="20"/>
              </w:rPr>
            </w:pPr>
            <w:r w:rsidRPr="00434286">
              <w:rPr>
                <w:rFonts w:ascii="Arial" w:hAnsi="Arial" w:cs="Arial"/>
                <w:color w:val="000000"/>
                <w:sz w:val="20"/>
                <w:szCs w:val="20"/>
              </w:rPr>
              <w:t>EMISIÓN DEL DOCUMENTO</w:t>
            </w:r>
          </w:p>
        </w:tc>
      </w:tr>
      <w:tr w:rsidR="00DA0235" w:rsidRPr="00434286" w14:paraId="6990C415" w14:textId="77777777" w:rsidTr="00CD73D0">
        <w:trPr>
          <w:trHeight w:val="255"/>
        </w:trPr>
        <w:tc>
          <w:tcPr>
            <w:tcW w:w="1932" w:type="dxa"/>
            <w:tcBorders>
              <w:top w:val="nil"/>
              <w:left w:val="single" w:sz="4" w:space="0" w:color="auto"/>
              <w:bottom w:val="single" w:sz="4" w:space="0" w:color="auto"/>
              <w:right w:val="single" w:sz="4" w:space="0" w:color="auto"/>
            </w:tcBorders>
            <w:shd w:val="clear" w:color="auto" w:fill="auto"/>
            <w:vAlign w:val="bottom"/>
          </w:tcPr>
          <w:p w14:paraId="6D949836" w14:textId="578EA5F4" w:rsidR="00DA0235" w:rsidRPr="00434286" w:rsidRDefault="00DA0235" w:rsidP="00DA0235">
            <w:pPr>
              <w:jc w:val="center"/>
              <w:rPr>
                <w:rFonts w:ascii="Arial" w:hAnsi="Arial" w:cs="Arial"/>
                <w:color w:val="000000"/>
                <w:sz w:val="20"/>
                <w:szCs w:val="20"/>
              </w:rPr>
            </w:pPr>
            <w:r>
              <w:rPr>
                <w:rFonts w:ascii="Arial" w:hAnsi="Arial" w:cs="Arial"/>
                <w:color w:val="000000"/>
                <w:sz w:val="20"/>
                <w:szCs w:val="20"/>
              </w:rPr>
              <w:t>02</w:t>
            </w:r>
          </w:p>
        </w:tc>
        <w:tc>
          <w:tcPr>
            <w:tcW w:w="1420" w:type="dxa"/>
            <w:tcBorders>
              <w:top w:val="nil"/>
              <w:left w:val="nil"/>
              <w:bottom w:val="single" w:sz="4" w:space="0" w:color="auto"/>
              <w:right w:val="single" w:sz="4" w:space="0" w:color="auto"/>
            </w:tcBorders>
            <w:shd w:val="clear" w:color="auto" w:fill="auto"/>
            <w:vAlign w:val="bottom"/>
          </w:tcPr>
          <w:p w14:paraId="78A034EB" w14:textId="70828B60" w:rsidR="00DA0235" w:rsidRDefault="00DA0235" w:rsidP="00DA0235">
            <w:pPr>
              <w:jc w:val="center"/>
              <w:rPr>
                <w:rFonts w:ascii="Arial" w:hAnsi="Arial" w:cs="Arial"/>
                <w:color w:val="000000"/>
                <w:sz w:val="20"/>
                <w:szCs w:val="20"/>
              </w:rPr>
            </w:pPr>
            <w:r>
              <w:rPr>
                <w:rFonts w:ascii="Arial" w:hAnsi="Arial" w:cs="Arial"/>
                <w:color w:val="000000"/>
                <w:sz w:val="20"/>
                <w:szCs w:val="20"/>
              </w:rPr>
              <w:t>18/10/2022</w:t>
            </w:r>
          </w:p>
        </w:tc>
        <w:tc>
          <w:tcPr>
            <w:tcW w:w="4298" w:type="dxa"/>
            <w:tcBorders>
              <w:top w:val="nil"/>
              <w:left w:val="nil"/>
              <w:bottom w:val="single" w:sz="4" w:space="0" w:color="auto"/>
              <w:right w:val="single" w:sz="4" w:space="0" w:color="auto"/>
            </w:tcBorders>
            <w:shd w:val="clear" w:color="auto" w:fill="auto"/>
            <w:vAlign w:val="bottom"/>
          </w:tcPr>
          <w:p w14:paraId="351B0B64" w14:textId="17AE07F9" w:rsidR="00DA0235" w:rsidRPr="00434286" w:rsidRDefault="00DA0235" w:rsidP="00DA0235">
            <w:pPr>
              <w:jc w:val="center"/>
              <w:rPr>
                <w:rFonts w:ascii="Arial" w:hAnsi="Arial" w:cs="Arial"/>
                <w:color w:val="000000"/>
                <w:sz w:val="20"/>
                <w:szCs w:val="20"/>
              </w:rPr>
            </w:pPr>
            <w:r>
              <w:rPr>
                <w:rFonts w:ascii="Arial" w:hAnsi="Arial" w:cs="Arial"/>
                <w:color w:val="000000"/>
                <w:sz w:val="20"/>
                <w:szCs w:val="20"/>
              </w:rPr>
              <w:t xml:space="preserve">CAMBIO DE LOGO CORPORATIVO </w:t>
            </w:r>
          </w:p>
        </w:tc>
      </w:tr>
    </w:tbl>
    <w:p w14:paraId="3E4C636F" w14:textId="24146DC8" w:rsidR="00F111F5" w:rsidRPr="00DB2176" w:rsidRDefault="00F111F5" w:rsidP="00DB2176">
      <w:pPr>
        <w:tabs>
          <w:tab w:val="left" w:pos="3270"/>
        </w:tabs>
      </w:pPr>
    </w:p>
    <w:sectPr w:rsidR="00F111F5" w:rsidRPr="00DB2176" w:rsidSect="00D77838">
      <w:pgSz w:w="12240" w:h="15840"/>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2F43CDA" w14:textId="77777777" w:rsidR="00163DBB" w:rsidRDefault="00163DBB" w:rsidP="001249A0">
      <w:r>
        <w:separator/>
      </w:r>
    </w:p>
  </w:endnote>
  <w:endnote w:type="continuationSeparator" w:id="0">
    <w:p w14:paraId="30734E51" w14:textId="77777777" w:rsidR="00163DBB" w:rsidRDefault="00163DBB" w:rsidP="001249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sig w:usb0="00000001" w:usb1="500078FB" w:usb2="00000000" w:usb3="00000000" w:csb0="0000009F" w:csb1="00000000"/>
  </w:font>
  <w:font w:name="WenQuanYi Micro Hei">
    <w:charset w:val="80"/>
    <w:family w:val="auto"/>
    <w:pitch w:val="variable"/>
  </w:font>
  <w:font w:name="Lohit Hindi">
    <w:altName w:val="MS Mincho"/>
    <w:charset w:val="80"/>
    <w:family w:val="auto"/>
    <w:pitch w:val="variable"/>
  </w:font>
  <w:font w:name="PDFACourier">
    <w:altName w:val="Cambria"/>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F">
    <w:altName w:val="Calibri"/>
    <w:charset w:val="00"/>
    <w:family w:val="auto"/>
    <w:pitch w:val="variable"/>
  </w:font>
  <w:font w:name="Verdana">
    <w:panose1 w:val="020B0604030504040204"/>
    <w:charset w:val="00"/>
    <w:family w:val="swiss"/>
    <w:pitch w:val="variable"/>
    <w:sig w:usb0="A00006FF" w:usb1="4000205B" w:usb2="00000010" w:usb3="00000000" w:csb0="0000019F" w:csb1="00000000"/>
  </w:font>
  <w:font w:name="Abadi">
    <w:altName w:val="Abadi"/>
    <w:charset w:val="00"/>
    <w:family w:val="swiss"/>
    <w:pitch w:val="variable"/>
    <w:sig w:usb0="8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MS Sans Serif">
    <w:altName w:val="Microsoft Sans Serif"/>
    <w:panose1 w:val="00000000000000000000"/>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205204" w14:textId="77777777" w:rsidR="00163DBB" w:rsidRDefault="00163DBB" w:rsidP="001249A0">
      <w:r>
        <w:separator/>
      </w:r>
    </w:p>
  </w:footnote>
  <w:footnote w:type="continuationSeparator" w:id="0">
    <w:p w14:paraId="756EC1EA" w14:textId="77777777" w:rsidR="00163DBB" w:rsidRDefault="00163DBB" w:rsidP="001249A0">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872" w:type="dxa"/>
      <w:tblInd w:w="-41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470"/>
      <w:gridCol w:w="5559"/>
      <w:gridCol w:w="1843"/>
    </w:tblGrid>
    <w:tr w:rsidR="00D944B4" w:rsidRPr="001D21FF" w14:paraId="72CF3E70" w14:textId="77777777" w:rsidTr="00ED1DFE">
      <w:trPr>
        <w:cantSplit/>
        <w:trHeight w:val="423"/>
      </w:trPr>
      <w:tc>
        <w:tcPr>
          <w:tcW w:w="2470" w:type="dxa"/>
          <w:vMerge w:val="restart"/>
          <w:tcBorders>
            <w:top w:val="double" w:sz="4" w:space="0" w:color="auto"/>
            <w:left w:val="double" w:sz="4" w:space="0" w:color="auto"/>
            <w:right w:val="double" w:sz="4" w:space="0" w:color="auto"/>
          </w:tcBorders>
        </w:tcPr>
        <w:p w14:paraId="5529AAD4" w14:textId="3E6F6D7D" w:rsidR="00D944B4" w:rsidRPr="00934168" w:rsidRDefault="00D944B4" w:rsidP="000E5F29">
          <w:pPr>
            <w:jc w:val="center"/>
          </w:pPr>
          <w:r>
            <w:rPr>
              <w:noProof/>
            </w:rPr>
            <w:drawing>
              <wp:anchor distT="0" distB="0" distL="114300" distR="114300" simplePos="0" relativeHeight="251668480" behindDoc="0" locked="0" layoutInCell="1" allowOverlap="1" wp14:anchorId="451C4338" wp14:editId="28604C7C">
                <wp:simplePos x="0" y="0"/>
                <wp:positionH relativeFrom="column">
                  <wp:posOffset>8255</wp:posOffset>
                </wp:positionH>
                <wp:positionV relativeFrom="paragraph">
                  <wp:posOffset>276225</wp:posOffset>
                </wp:positionV>
                <wp:extent cx="1479550" cy="312420"/>
                <wp:effectExtent l="0" t="0" r="635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 INSERCOL D&amp;R - JPG.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79550" cy="312420"/>
                        </a:xfrm>
                        <a:prstGeom prst="rect">
                          <a:avLst/>
                        </a:prstGeom>
                      </pic:spPr>
                    </pic:pic>
                  </a:graphicData>
                </a:graphic>
              </wp:anchor>
            </w:drawing>
          </w:r>
        </w:p>
        <w:p w14:paraId="3A8B7AEE" w14:textId="77777777" w:rsidR="00D944B4" w:rsidRDefault="00D944B4" w:rsidP="000E5F29">
          <w:pPr>
            <w:jc w:val="center"/>
            <w:rPr>
              <w:b/>
              <w:sz w:val="15"/>
            </w:rPr>
          </w:pPr>
        </w:p>
      </w:tc>
      <w:tc>
        <w:tcPr>
          <w:tcW w:w="5559" w:type="dxa"/>
          <w:tcBorders>
            <w:top w:val="double" w:sz="4" w:space="0" w:color="auto"/>
            <w:left w:val="double" w:sz="4" w:space="0" w:color="auto"/>
            <w:bottom w:val="double" w:sz="4" w:space="0" w:color="auto"/>
            <w:right w:val="double" w:sz="4" w:space="0" w:color="auto"/>
          </w:tcBorders>
        </w:tcPr>
        <w:p w14:paraId="13F7D63A" w14:textId="39109FCA" w:rsidR="00D944B4" w:rsidRPr="00833D87" w:rsidRDefault="00D944B4" w:rsidP="000E5F29">
          <w:pPr>
            <w:spacing w:before="160"/>
            <w:jc w:val="center"/>
            <w:rPr>
              <w:rFonts w:ascii="Arial" w:hAnsi="Arial" w:cs="Arial"/>
              <w:sz w:val="20"/>
              <w:szCs w:val="20"/>
            </w:rPr>
          </w:pPr>
          <w:r>
            <w:rPr>
              <w:rFonts w:ascii="Arial" w:hAnsi="Arial" w:cs="Arial"/>
              <w:b/>
              <w:sz w:val="20"/>
              <w:szCs w:val="20"/>
            </w:rPr>
            <w:t xml:space="preserve">GESTION SEGURIDAD, SALUD EN EL TRABAJO Y AMBIENTAL </w:t>
          </w:r>
        </w:p>
      </w:tc>
      <w:tc>
        <w:tcPr>
          <w:tcW w:w="1843" w:type="dxa"/>
          <w:tcBorders>
            <w:top w:val="double" w:sz="4" w:space="0" w:color="auto"/>
            <w:left w:val="double" w:sz="4" w:space="0" w:color="auto"/>
            <w:bottom w:val="double" w:sz="4" w:space="0" w:color="auto"/>
            <w:right w:val="double" w:sz="4" w:space="0" w:color="auto"/>
          </w:tcBorders>
        </w:tcPr>
        <w:p w14:paraId="25E239C7" w14:textId="50D237BB" w:rsidR="00D944B4" w:rsidRPr="00833D87" w:rsidRDefault="00D944B4" w:rsidP="000E5F29">
          <w:pPr>
            <w:spacing w:before="160" w:line="312" w:lineRule="auto"/>
            <w:jc w:val="center"/>
            <w:rPr>
              <w:rFonts w:ascii="Arial" w:hAnsi="Arial" w:cs="Arial"/>
              <w:b/>
              <w:sz w:val="20"/>
              <w:szCs w:val="20"/>
            </w:rPr>
          </w:pPr>
          <w:r>
            <w:rPr>
              <w:rFonts w:ascii="Arial" w:hAnsi="Arial" w:cs="Arial"/>
              <w:b/>
              <w:sz w:val="20"/>
              <w:szCs w:val="20"/>
            </w:rPr>
            <w:t xml:space="preserve"> CÓDIGO: GSSTA-PL-109</w:t>
          </w:r>
        </w:p>
      </w:tc>
    </w:tr>
    <w:tr w:rsidR="00D944B4" w14:paraId="22582F81" w14:textId="77777777" w:rsidTr="00ED1DFE">
      <w:tblPrEx>
        <w:tblCellMar>
          <w:left w:w="71" w:type="dxa"/>
          <w:right w:w="71" w:type="dxa"/>
        </w:tblCellMar>
      </w:tblPrEx>
      <w:trPr>
        <w:cantSplit/>
        <w:trHeight w:val="451"/>
      </w:trPr>
      <w:tc>
        <w:tcPr>
          <w:tcW w:w="2470" w:type="dxa"/>
          <w:vMerge/>
          <w:tcBorders>
            <w:left w:val="double" w:sz="4" w:space="0" w:color="auto"/>
            <w:right w:val="double" w:sz="4" w:space="0" w:color="auto"/>
          </w:tcBorders>
        </w:tcPr>
        <w:p w14:paraId="139B42E8" w14:textId="77777777" w:rsidR="00D944B4" w:rsidRDefault="00D944B4" w:rsidP="000E5F29">
          <w:pPr>
            <w:rPr>
              <w:b/>
              <w:sz w:val="16"/>
            </w:rPr>
          </w:pPr>
        </w:p>
      </w:tc>
      <w:tc>
        <w:tcPr>
          <w:tcW w:w="5559" w:type="dxa"/>
          <w:vMerge w:val="restart"/>
          <w:tcBorders>
            <w:top w:val="double" w:sz="4" w:space="0" w:color="auto"/>
            <w:left w:val="double" w:sz="4" w:space="0" w:color="auto"/>
            <w:right w:val="double" w:sz="4" w:space="0" w:color="auto"/>
          </w:tcBorders>
          <w:vAlign w:val="center"/>
        </w:tcPr>
        <w:p w14:paraId="46626744" w14:textId="13A85A04" w:rsidR="00D944B4" w:rsidRPr="00422C17" w:rsidRDefault="00D944B4" w:rsidP="00B82DD9">
          <w:pPr>
            <w:tabs>
              <w:tab w:val="left" w:pos="6780"/>
            </w:tabs>
            <w:ind w:left="360"/>
            <w:jc w:val="center"/>
            <w:rPr>
              <w:rFonts w:ascii="Arial" w:hAnsi="Arial" w:cs="Arial"/>
              <w:b/>
              <w:sz w:val="18"/>
              <w:szCs w:val="18"/>
            </w:rPr>
          </w:pPr>
          <w:r>
            <w:rPr>
              <w:rFonts w:ascii="Arial" w:hAnsi="Arial" w:cs="Arial"/>
              <w:b/>
              <w:sz w:val="18"/>
              <w:szCs w:val="18"/>
            </w:rPr>
            <w:t>PLAN DE GESTIÓN INTEGRAL DE RESIDUOS SÓLIDOS – PGIRS</w:t>
          </w:r>
        </w:p>
      </w:tc>
      <w:tc>
        <w:tcPr>
          <w:tcW w:w="1843" w:type="dxa"/>
          <w:tcBorders>
            <w:top w:val="double" w:sz="4" w:space="0" w:color="auto"/>
            <w:left w:val="double" w:sz="4" w:space="0" w:color="auto"/>
            <w:bottom w:val="double" w:sz="4" w:space="0" w:color="auto"/>
            <w:right w:val="double" w:sz="4" w:space="0" w:color="auto"/>
          </w:tcBorders>
        </w:tcPr>
        <w:p w14:paraId="48208341" w14:textId="1226AA99" w:rsidR="00D944B4" w:rsidRPr="00833D87" w:rsidRDefault="00D944B4" w:rsidP="000E5F29">
          <w:pPr>
            <w:spacing w:before="180" w:line="312" w:lineRule="auto"/>
            <w:jc w:val="center"/>
            <w:rPr>
              <w:rFonts w:ascii="Arial" w:hAnsi="Arial" w:cs="Arial"/>
              <w:b/>
              <w:sz w:val="20"/>
              <w:szCs w:val="20"/>
            </w:rPr>
          </w:pPr>
          <w:r>
            <w:rPr>
              <w:rFonts w:ascii="Arial" w:hAnsi="Arial" w:cs="Arial"/>
              <w:b/>
              <w:sz w:val="20"/>
              <w:szCs w:val="20"/>
            </w:rPr>
            <w:t xml:space="preserve"> Versión: 02</w:t>
          </w:r>
        </w:p>
      </w:tc>
    </w:tr>
    <w:tr w:rsidR="00D944B4" w14:paraId="6A4EAE91" w14:textId="77777777" w:rsidTr="00ED1DFE">
      <w:tblPrEx>
        <w:tblCellMar>
          <w:left w:w="71" w:type="dxa"/>
          <w:right w:w="71" w:type="dxa"/>
        </w:tblCellMar>
      </w:tblPrEx>
      <w:trPr>
        <w:cantSplit/>
        <w:trHeight w:val="359"/>
      </w:trPr>
      <w:tc>
        <w:tcPr>
          <w:tcW w:w="2470" w:type="dxa"/>
          <w:vMerge/>
          <w:tcBorders>
            <w:left w:val="double" w:sz="4" w:space="0" w:color="auto"/>
            <w:bottom w:val="double" w:sz="4" w:space="0" w:color="auto"/>
            <w:right w:val="double" w:sz="4" w:space="0" w:color="auto"/>
          </w:tcBorders>
        </w:tcPr>
        <w:p w14:paraId="2C232801" w14:textId="77777777" w:rsidR="00D944B4" w:rsidRDefault="00D944B4" w:rsidP="000E5F29">
          <w:pPr>
            <w:spacing w:before="120"/>
            <w:rPr>
              <w:sz w:val="16"/>
            </w:rPr>
          </w:pPr>
        </w:p>
      </w:tc>
      <w:tc>
        <w:tcPr>
          <w:tcW w:w="5559" w:type="dxa"/>
          <w:vMerge/>
          <w:tcBorders>
            <w:left w:val="double" w:sz="4" w:space="0" w:color="auto"/>
            <w:bottom w:val="double" w:sz="4" w:space="0" w:color="auto"/>
            <w:right w:val="double" w:sz="4" w:space="0" w:color="auto"/>
          </w:tcBorders>
        </w:tcPr>
        <w:p w14:paraId="5BC2746B" w14:textId="77777777" w:rsidR="00D944B4" w:rsidRPr="00833D87" w:rsidRDefault="00D944B4" w:rsidP="000E5F29">
          <w:pPr>
            <w:jc w:val="center"/>
            <w:rPr>
              <w:rFonts w:ascii="Arial" w:hAnsi="Arial" w:cs="Arial"/>
              <w:b/>
              <w:bCs/>
              <w:sz w:val="20"/>
              <w:szCs w:val="20"/>
            </w:rPr>
          </w:pPr>
        </w:p>
      </w:tc>
      <w:tc>
        <w:tcPr>
          <w:tcW w:w="1843" w:type="dxa"/>
          <w:tcBorders>
            <w:top w:val="double" w:sz="4" w:space="0" w:color="auto"/>
            <w:left w:val="double" w:sz="4" w:space="0" w:color="auto"/>
            <w:bottom w:val="double" w:sz="4" w:space="0" w:color="auto"/>
            <w:right w:val="double" w:sz="4" w:space="0" w:color="auto"/>
          </w:tcBorders>
        </w:tcPr>
        <w:p w14:paraId="4DF926B4" w14:textId="21C1C6B5" w:rsidR="00D944B4" w:rsidRPr="00833D87" w:rsidRDefault="00D944B4" w:rsidP="000E5F29">
          <w:pPr>
            <w:spacing w:before="160" w:line="312" w:lineRule="auto"/>
            <w:jc w:val="center"/>
            <w:rPr>
              <w:rFonts w:ascii="Arial" w:hAnsi="Arial" w:cs="Arial"/>
              <w:b/>
              <w:sz w:val="20"/>
              <w:szCs w:val="20"/>
            </w:rPr>
          </w:pPr>
          <w:r w:rsidRPr="00833D87">
            <w:rPr>
              <w:rFonts w:ascii="Arial" w:hAnsi="Arial" w:cs="Arial"/>
              <w:b/>
              <w:sz w:val="20"/>
              <w:szCs w:val="20"/>
            </w:rPr>
            <w:t xml:space="preserve">Pág.  </w:t>
          </w:r>
          <w:r w:rsidRPr="00833D87">
            <w:rPr>
              <w:rFonts w:ascii="Arial" w:hAnsi="Arial" w:cs="Arial"/>
              <w:b/>
              <w:sz w:val="20"/>
              <w:szCs w:val="20"/>
            </w:rPr>
            <w:fldChar w:fldCharType="begin"/>
          </w:r>
          <w:r w:rsidRPr="00833D87">
            <w:rPr>
              <w:rFonts w:ascii="Arial" w:hAnsi="Arial" w:cs="Arial"/>
              <w:b/>
              <w:sz w:val="20"/>
              <w:szCs w:val="20"/>
            </w:rPr>
            <w:instrText xml:space="preserve"> PAGE  \* MERGEFORMAT </w:instrText>
          </w:r>
          <w:r w:rsidRPr="00833D87">
            <w:rPr>
              <w:rFonts w:ascii="Arial" w:hAnsi="Arial" w:cs="Arial"/>
              <w:b/>
              <w:sz w:val="20"/>
              <w:szCs w:val="20"/>
            </w:rPr>
            <w:fldChar w:fldCharType="separate"/>
          </w:r>
          <w:r w:rsidR="00B1575F">
            <w:rPr>
              <w:rFonts w:ascii="Arial" w:hAnsi="Arial" w:cs="Arial"/>
              <w:b/>
              <w:noProof/>
              <w:sz w:val="20"/>
              <w:szCs w:val="20"/>
            </w:rPr>
            <w:t>23</w:t>
          </w:r>
          <w:r w:rsidRPr="00833D87">
            <w:rPr>
              <w:rFonts w:ascii="Arial" w:hAnsi="Arial" w:cs="Arial"/>
              <w:b/>
              <w:sz w:val="20"/>
              <w:szCs w:val="20"/>
            </w:rPr>
            <w:fldChar w:fldCharType="end"/>
          </w:r>
          <w:r w:rsidRPr="00833D87">
            <w:rPr>
              <w:rFonts w:ascii="Arial" w:hAnsi="Arial" w:cs="Arial"/>
              <w:b/>
              <w:sz w:val="20"/>
              <w:szCs w:val="20"/>
            </w:rPr>
            <w:t>/</w:t>
          </w:r>
          <w:fldSimple w:instr=" NUMPAGES  \* MERGEFORMAT ">
            <w:r w:rsidR="00B1575F" w:rsidRPr="00B1575F">
              <w:rPr>
                <w:rFonts w:ascii="Arial" w:hAnsi="Arial" w:cs="Arial"/>
                <w:b/>
                <w:noProof/>
                <w:sz w:val="20"/>
                <w:szCs w:val="20"/>
              </w:rPr>
              <w:t>39</w:t>
            </w:r>
          </w:fldSimple>
        </w:p>
      </w:tc>
    </w:tr>
  </w:tbl>
  <w:p w14:paraId="0063E3D2" w14:textId="77777777" w:rsidR="00D944B4" w:rsidRDefault="00D944B4">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207"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410"/>
      <w:gridCol w:w="5247"/>
      <w:gridCol w:w="2550"/>
    </w:tblGrid>
    <w:tr w:rsidR="00D944B4" w:rsidRPr="00955CB1" w14:paraId="360CD34A" w14:textId="77777777" w:rsidTr="6EC8C8AB">
      <w:trPr>
        <w:cantSplit/>
        <w:trHeight w:val="601"/>
        <w:jc w:val="center"/>
      </w:trPr>
      <w:tc>
        <w:tcPr>
          <w:tcW w:w="2410" w:type="dxa"/>
          <w:vMerge w:val="restart"/>
          <w:tcBorders>
            <w:top w:val="double" w:sz="12" w:space="0" w:color="auto"/>
            <w:left w:val="double" w:sz="12" w:space="0" w:color="auto"/>
          </w:tcBorders>
        </w:tcPr>
        <w:p w14:paraId="4226B466" w14:textId="18BDF6A0" w:rsidR="00D944B4" w:rsidRPr="005E3B86" w:rsidRDefault="00D944B4" w:rsidP="00E04FAC">
          <w:pPr>
            <w:jc w:val="center"/>
          </w:pPr>
          <w:r>
            <w:rPr>
              <w:rFonts w:ascii="MS Sans Serif" w:hAnsi="MS Sans Serif"/>
              <w:noProof/>
              <w:sz w:val="20"/>
            </w:rPr>
            <w:drawing>
              <wp:anchor distT="0" distB="0" distL="114300" distR="114300" simplePos="0" relativeHeight="251665408" behindDoc="0" locked="0" layoutInCell="1" allowOverlap="1" wp14:anchorId="775C3FAA" wp14:editId="290341FD">
                <wp:simplePos x="0" y="0"/>
                <wp:positionH relativeFrom="column">
                  <wp:posOffset>0</wp:posOffset>
                </wp:positionH>
                <wp:positionV relativeFrom="paragraph">
                  <wp:posOffset>4445</wp:posOffset>
                </wp:positionV>
                <wp:extent cx="1437640" cy="850900"/>
                <wp:effectExtent l="19050" t="0" r="0" b="0"/>
                <wp:wrapNone/>
                <wp:docPr id="29" name="Imagen 1" descr="logo eco corr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ogo eco correo"/>
                        <pic:cNvPicPr>
                          <a:picLocks noChangeAspect="1" noChangeArrowheads="1"/>
                        </pic:cNvPicPr>
                      </pic:nvPicPr>
                      <pic:blipFill>
                        <a:blip r:embed="rId1"/>
                        <a:srcRect/>
                        <a:stretch>
                          <a:fillRect/>
                        </a:stretch>
                      </pic:blipFill>
                      <pic:spPr bwMode="auto">
                        <a:xfrm>
                          <a:off x="0" y="0"/>
                          <a:ext cx="1437640" cy="850900"/>
                        </a:xfrm>
                        <a:prstGeom prst="rect">
                          <a:avLst/>
                        </a:prstGeom>
                        <a:noFill/>
                        <a:ln w="9525">
                          <a:noFill/>
                          <a:miter lim="800000"/>
                          <a:headEnd/>
                          <a:tailEnd/>
                        </a:ln>
                      </pic:spPr>
                    </pic:pic>
                  </a:graphicData>
                </a:graphic>
              </wp:anchor>
            </w:drawing>
          </w:r>
        </w:p>
      </w:tc>
      <w:tc>
        <w:tcPr>
          <w:tcW w:w="5247" w:type="dxa"/>
          <w:tcBorders>
            <w:top w:val="double" w:sz="12" w:space="0" w:color="auto"/>
            <w:left w:val="nil"/>
          </w:tcBorders>
          <w:vAlign w:val="center"/>
        </w:tcPr>
        <w:p w14:paraId="61E38E03" w14:textId="77777777" w:rsidR="00D944B4" w:rsidRPr="00955CB1" w:rsidRDefault="00D944B4" w:rsidP="00E04FAC">
          <w:pPr>
            <w:spacing w:before="160"/>
            <w:jc w:val="center"/>
            <w:rPr>
              <w:rFonts w:ascii="Arial" w:hAnsi="Arial" w:cs="Arial"/>
              <w:b/>
              <w:bCs/>
              <w:sz w:val="18"/>
              <w:szCs w:val="18"/>
            </w:rPr>
          </w:pPr>
          <w:r>
            <w:rPr>
              <w:rFonts w:ascii="Arial" w:hAnsi="Arial" w:cs="Arial"/>
              <w:b/>
              <w:bCs/>
              <w:sz w:val="18"/>
              <w:szCs w:val="18"/>
            </w:rPr>
            <w:t>GESTIÓN DE LA SEGURIDAD, SALUD EN EL TRABAJO Y AMBIENTAL</w:t>
          </w:r>
        </w:p>
      </w:tc>
      <w:tc>
        <w:tcPr>
          <w:tcW w:w="2550" w:type="dxa"/>
          <w:tcBorders>
            <w:top w:val="double" w:sz="12" w:space="0" w:color="auto"/>
            <w:right w:val="double" w:sz="12" w:space="0" w:color="auto"/>
          </w:tcBorders>
          <w:vAlign w:val="center"/>
        </w:tcPr>
        <w:p w14:paraId="71CBE493" w14:textId="77777777" w:rsidR="00D944B4" w:rsidRPr="00955CB1" w:rsidRDefault="00D944B4" w:rsidP="00E04FAC">
          <w:pPr>
            <w:spacing w:before="160" w:line="312" w:lineRule="auto"/>
            <w:jc w:val="center"/>
            <w:rPr>
              <w:rFonts w:ascii="Arial" w:hAnsi="Arial" w:cs="Arial"/>
              <w:b/>
              <w:bCs/>
              <w:sz w:val="18"/>
              <w:szCs w:val="18"/>
            </w:rPr>
          </w:pPr>
          <w:r w:rsidRPr="00955CB1">
            <w:rPr>
              <w:rFonts w:ascii="Arial" w:hAnsi="Arial" w:cs="Arial"/>
              <w:b/>
              <w:bCs/>
              <w:sz w:val="18"/>
              <w:szCs w:val="18"/>
            </w:rPr>
            <w:t>CÓDIGO:</w:t>
          </w:r>
        </w:p>
      </w:tc>
    </w:tr>
    <w:tr w:rsidR="00D944B4" w:rsidRPr="00955CB1" w14:paraId="128C14E4" w14:textId="77777777" w:rsidTr="6EC8C8AB">
      <w:tblPrEx>
        <w:tblCellMar>
          <w:left w:w="71" w:type="dxa"/>
          <w:right w:w="71" w:type="dxa"/>
        </w:tblCellMar>
      </w:tblPrEx>
      <w:trPr>
        <w:cantSplit/>
        <w:trHeight w:val="441"/>
        <w:jc w:val="center"/>
      </w:trPr>
      <w:tc>
        <w:tcPr>
          <w:tcW w:w="2410" w:type="dxa"/>
          <w:vMerge/>
        </w:tcPr>
        <w:p w14:paraId="25128956" w14:textId="77777777" w:rsidR="00D944B4" w:rsidRDefault="00D944B4" w:rsidP="00E04FAC">
          <w:pPr>
            <w:rPr>
              <w:b/>
              <w:bCs/>
              <w:sz w:val="16"/>
              <w:szCs w:val="16"/>
            </w:rPr>
          </w:pPr>
        </w:p>
      </w:tc>
      <w:tc>
        <w:tcPr>
          <w:tcW w:w="5247" w:type="dxa"/>
          <w:vMerge w:val="restart"/>
          <w:tcBorders>
            <w:left w:val="nil"/>
          </w:tcBorders>
          <w:vAlign w:val="center"/>
        </w:tcPr>
        <w:p w14:paraId="532B7EB5" w14:textId="77777777" w:rsidR="00D944B4" w:rsidRDefault="00D944B4" w:rsidP="00E04FAC">
          <w:pPr>
            <w:tabs>
              <w:tab w:val="left" w:pos="6780"/>
            </w:tabs>
            <w:ind w:left="360"/>
            <w:jc w:val="center"/>
            <w:rPr>
              <w:rFonts w:ascii="Arial" w:hAnsi="Arial" w:cs="Arial"/>
              <w:b/>
              <w:sz w:val="18"/>
              <w:szCs w:val="18"/>
            </w:rPr>
          </w:pPr>
          <w:r>
            <w:rPr>
              <w:rFonts w:ascii="Arial" w:hAnsi="Arial" w:cs="Arial"/>
              <w:b/>
              <w:sz w:val="18"/>
              <w:szCs w:val="18"/>
            </w:rPr>
            <w:t xml:space="preserve">ACTUALIZACIÓN PLAN DE GESTIÓN INTEGRAL DE RESIDUOS SÓLIDOS – PGIRS </w:t>
          </w:r>
        </w:p>
        <w:p w14:paraId="46A8D71F" w14:textId="77777777" w:rsidR="00D944B4" w:rsidRPr="00955CB1" w:rsidRDefault="00D944B4" w:rsidP="00E04FAC">
          <w:pPr>
            <w:tabs>
              <w:tab w:val="left" w:pos="6780"/>
            </w:tabs>
            <w:ind w:left="360"/>
            <w:jc w:val="center"/>
            <w:rPr>
              <w:rFonts w:ascii="Arial" w:hAnsi="Arial" w:cs="Arial"/>
              <w:b/>
              <w:sz w:val="18"/>
              <w:szCs w:val="18"/>
            </w:rPr>
          </w:pPr>
          <w:r w:rsidRPr="00955CB1">
            <w:rPr>
              <w:rFonts w:ascii="Arial" w:hAnsi="Arial" w:cs="Arial"/>
              <w:b/>
              <w:sz w:val="18"/>
              <w:szCs w:val="18"/>
            </w:rPr>
            <w:t>ECODIESEL COLOMBIA</w:t>
          </w:r>
        </w:p>
      </w:tc>
      <w:tc>
        <w:tcPr>
          <w:tcW w:w="2550" w:type="dxa"/>
          <w:tcBorders>
            <w:right w:val="double" w:sz="12" w:space="0" w:color="auto"/>
          </w:tcBorders>
          <w:vAlign w:val="center"/>
        </w:tcPr>
        <w:p w14:paraId="56519348" w14:textId="77777777" w:rsidR="00D944B4" w:rsidRPr="00955CB1" w:rsidRDefault="00D944B4" w:rsidP="00E04FAC">
          <w:pPr>
            <w:spacing w:before="180" w:line="312" w:lineRule="auto"/>
            <w:jc w:val="center"/>
            <w:rPr>
              <w:rFonts w:ascii="Arial" w:hAnsi="Arial" w:cs="Arial"/>
              <w:b/>
              <w:bCs/>
              <w:sz w:val="18"/>
              <w:szCs w:val="18"/>
            </w:rPr>
          </w:pPr>
          <w:r>
            <w:rPr>
              <w:rFonts w:ascii="Arial" w:hAnsi="Arial" w:cs="Arial"/>
              <w:b/>
              <w:bCs/>
              <w:sz w:val="18"/>
              <w:szCs w:val="18"/>
            </w:rPr>
            <w:t>Versión: 01</w:t>
          </w:r>
        </w:p>
      </w:tc>
    </w:tr>
    <w:tr w:rsidR="00D944B4" w:rsidRPr="00955CB1" w14:paraId="4F64EE97" w14:textId="77777777" w:rsidTr="6EC8C8AB">
      <w:tblPrEx>
        <w:tblCellMar>
          <w:left w:w="71" w:type="dxa"/>
          <w:right w:w="71" w:type="dxa"/>
        </w:tblCellMar>
      </w:tblPrEx>
      <w:trPr>
        <w:cantSplit/>
        <w:trHeight w:val="534"/>
        <w:jc w:val="center"/>
      </w:trPr>
      <w:tc>
        <w:tcPr>
          <w:tcW w:w="2410" w:type="dxa"/>
          <w:vMerge/>
        </w:tcPr>
        <w:p w14:paraId="230A193D" w14:textId="77777777" w:rsidR="00D944B4" w:rsidRDefault="00D944B4" w:rsidP="00E04FAC">
          <w:pPr>
            <w:spacing w:before="120"/>
            <w:rPr>
              <w:sz w:val="16"/>
              <w:szCs w:val="16"/>
            </w:rPr>
          </w:pPr>
        </w:p>
      </w:tc>
      <w:tc>
        <w:tcPr>
          <w:tcW w:w="5247" w:type="dxa"/>
          <w:vMerge/>
          <w:vAlign w:val="center"/>
        </w:tcPr>
        <w:p w14:paraId="55770BA8" w14:textId="77777777" w:rsidR="00D944B4" w:rsidRPr="00955CB1" w:rsidRDefault="00D944B4" w:rsidP="00E04FAC">
          <w:pPr>
            <w:jc w:val="center"/>
            <w:rPr>
              <w:rFonts w:ascii="Arial" w:hAnsi="Arial" w:cs="Arial"/>
              <w:b/>
              <w:bCs/>
              <w:sz w:val="18"/>
              <w:szCs w:val="18"/>
            </w:rPr>
          </w:pPr>
        </w:p>
      </w:tc>
      <w:tc>
        <w:tcPr>
          <w:tcW w:w="2550" w:type="dxa"/>
          <w:tcBorders>
            <w:bottom w:val="double" w:sz="12" w:space="0" w:color="auto"/>
            <w:right w:val="double" w:sz="12" w:space="0" w:color="auto"/>
          </w:tcBorders>
          <w:vAlign w:val="center"/>
        </w:tcPr>
        <w:p w14:paraId="53070558" w14:textId="5D007324" w:rsidR="00D944B4" w:rsidRPr="00955CB1" w:rsidRDefault="00D944B4" w:rsidP="00B40078">
          <w:pPr>
            <w:spacing w:before="160" w:line="312" w:lineRule="auto"/>
            <w:jc w:val="center"/>
            <w:rPr>
              <w:rFonts w:ascii="Arial" w:hAnsi="Arial" w:cs="Arial"/>
              <w:b/>
              <w:bCs/>
              <w:sz w:val="18"/>
              <w:szCs w:val="18"/>
            </w:rPr>
          </w:pPr>
          <w:r w:rsidRPr="00955CB1">
            <w:rPr>
              <w:rFonts w:ascii="Arial" w:hAnsi="Arial" w:cs="Arial"/>
              <w:b/>
              <w:bCs/>
              <w:sz w:val="18"/>
              <w:szCs w:val="18"/>
            </w:rPr>
            <w:t>Pág.</w:t>
          </w:r>
          <w:r>
            <w:rPr>
              <w:rFonts w:ascii="Arial" w:hAnsi="Arial" w:cs="Arial"/>
              <w:b/>
              <w:bCs/>
              <w:sz w:val="18"/>
              <w:szCs w:val="18"/>
            </w:rPr>
            <w:t>54</w:t>
          </w:r>
          <w:r w:rsidRPr="00955CB1">
            <w:rPr>
              <w:rFonts w:ascii="Arial" w:hAnsi="Arial" w:cs="Arial"/>
              <w:b/>
              <w:bCs/>
              <w:sz w:val="18"/>
              <w:szCs w:val="18"/>
            </w:rPr>
            <w:t xml:space="preserve"> /</w:t>
          </w:r>
          <w:fldSimple w:instr=" NUMPAGES  \* MERGEFORMAT ">
            <w:r w:rsidRPr="00F56BDA">
              <w:rPr>
                <w:rFonts w:ascii="Arial" w:hAnsi="Arial" w:cs="Arial"/>
                <w:b/>
                <w:bCs/>
                <w:noProof/>
                <w:sz w:val="18"/>
                <w:szCs w:val="18"/>
              </w:rPr>
              <w:t>43</w:t>
            </w:r>
          </w:fldSimple>
        </w:p>
      </w:tc>
    </w:tr>
  </w:tbl>
  <w:p w14:paraId="6E21E6BA" w14:textId="77777777" w:rsidR="00D944B4" w:rsidRDefault="00D944B4">
    <w:pPr>
      <w:pStyle w:val="Encabezado"/>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207"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410"/>
      <w:gridCol w:w="5247"/>
      <w:gridCol w:w="2550"/>
    </w:tblGrid>
    <w:tr w:rsidR="00D944B4" w:rsidRPr="00955CB1" w14:paraId="70B20F70" w14:textId="77777777" w:rsidTr="6EC8C8AB">
      <w:trPr>
        <w:cantSplit/>
        <w:trHeight w:val="601"/>
        <w:jc w:val="center"/>
      </w:trPr>
      <w:tc>
        <w:tcPr>
          <w:tcW w:w="2410" w:type="dxa"/>
          <w:vMerge w:val="restart"/>
          <w:tcBorders>
            <w:top w:val="double" w:sz="12" w:space="0" w:color="auto"/>
            <w:left w:val="double" w:sz="12" w:space="0" w:color="auto"/>
          </w:tcBorders>
        </w:tcPr>
        <w:p w14:paraId="2166EF40" w14:textId="77777777" w:rsidR="00D944B4" w:rsidRPr="005E3B86" w:rsidRDefault="00D944B4" w:rsidP="00E04FAC">
          <w:pPr>
            <w:jc w:val="center"/>
          </w:pPr>
          <w:r>
            <w:rPr>
              <w:rFonts w:ascii="MS Sans Serif" w:hAnsi="MS Sans Serif"/>
              <w:noProof/>
              <w:sz w:val="20"/>
            </w:rPr>
            <w:drawing>
              <wp:anchor distT="0" distB="0" distL="114300" distR="114300" simplePos="0" relativeHeight="251667456" behindDoc="0" locked="0" layoutInCell="1" allowOverlap="1" wp14:anchorId="18945841" wp14:editId="0E0A6831">
                <wp:simplePos x="0" y="0"/>
                <wp:positionH relativeFrom="column">
                  <wp:posOffset>0</wp:posOffset>
                </wp:positionH>
                <wp:positionV relativeFrom="paragraph">
                  <wp:posOffset>4445</wp:posOffset>
                </wp:positionV>
                <wp:extent cx="1437640" cy="850900"/>
                <wp:effectExtent l="19050" t="0" r="0" b="0"/>
                <wp:wrapNone/>
                <wp:docPr id="13" name="Imagen 1" descr="logo eco corr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ogo eco correo"/>
                        <pic:cNvPicPr>
                          <a:picLocks noChangeAspect="1" noChangeArrowheads="1"/>
                        </pic:cNvPicPr>
                      </pic:nvPicPr>
                      <pic:blipFill>
                        <a:blip r:embed="rId1"/>
                        <a:srcRect/>
                        <a:stretch>
                          <a:fillRect/>
                        </a:stretch>
                      </pic:blipFill>
                      <pic:spPr bwMode="auto">
                        <a:xfrm>
                          <a:off x="0" y="0"/>
                          <a:ext cx="1437640" cy="850900"/>
                        </a:xfrm>
                        <a:prstGeom prst="rect">
                          <a:avLst/>
                        </a:prstGeom>
                        <a:noFill/>
                        <a:ln w="9525">
                          <a:noFill/>
                          <a:miter lim="800000"/>
                          <a:headEnd/>
                          <a:tailEnd/>
                        </a:ln>
                      </pic:spPr>
                    </pic:pic>
                  </a:graphicData>
                </a:graphic>
              </wp:anchor>
            </w:drawing>
          </w:r>
        </w:p>
      </w:tc>
      <w:tc>
        <w:tcPr>
          <w:tcW w:w="5247" w:type="dxa"/>
          <w:tcBorders>
            <w:top w:val="double" w:sz="12" w:space="0" w:color="auto"/>
            <w:left w:val="nil"/>
          </w:tcBorders>
          <w:vAlign w:val="center"/>
        </w:tcPr>
        <w:p w14:paraId="04F533FC" w14:textId="77777777" w:rsidR="00D944B4" w:rsidRPr="00955CB1" w:rsidRDefault="00D944B4" w:rsidP="00E04FAC">
          <w:pPr>
            <w:spacing w:before="160"/>
            <w:jc w:val="center"/>
            <w:rPr>
              <w:rFonts w:ascii="Arial" w:hAnsi="Arial" w:cs="Arial"/>
              <w:b/>
              <w:bCs/>
              <w:sz w:val="18"/>
              <w:szCs w:val="18"/>
            </w:rPr>
          </w:pPr>
          <w:r>
            <w:rPr>
              <w:rFonts w:ascii="Arial" w:hAnsi="Arial" w:cs="Arial"/>
              <w:b/>
              <w:bCs/>
              <w:sz w:val="18"/>
              <w:szCs w:val="18"/>
            </w:rPr>
            <w:t>GESTIÓN DE LA SEGURIDAD, SALUD EN EL TRABAJO Y AMBIENTAL</w:t>
          </w:r>
        </w:p>
      </w:tc>
      <w:tc>
        <w:tcPr>
          <w:tcW w:w="2550" w:type="dxa"/>
          <w:tcBorders>
            <w:top w:val="double" w:sz="12" w:space="0" w:color="auto"/>
            <w:right w:val="double" w:sz="12" w:space="0" w:color="auto"/>
          </w:tcBorders>
          <w:vAlign w:val="center"/>
        </w:tcPr>
        <w:p w14:paraId="4DD7F3D5" w14:textId="77777777" w:rsidR="00D944B4" w:rsidRPr="00955CB1" w:rsidRDefault="00D944B4" w:rsidP="00E04FAC">
          <w:pPr>
            <w:spacing w:before="160" w:line="312" w:lineRule="auto"/>
            <w:jc w:val="center"/>
            <w:rPr>
              <w:rFonts w:ascii="Arial" w:hAnsi="Arial" w:cs="Arial"/>
              <w:b/>
              <w:bCs/>
              <w:sz w:val="18"/>
              <w:szCs w:val="18"/>
            </w:rPr>
          </w:pPr>
          <w:r w:rsidRPr="00955CB1">
            <w:rPr>
              <w:rFonts w:ascii="Arial" w:hAnsi="Arial" w:cs="Arial"/>
              <w:b/>
              <w:bCs/>
              <w:sz w:val="18"/>
              <w:szCs w:val="18"/>
            </w:rPr>
            <w:t>CÓDIGO:</w:t>
          </w:r>
        </w:p>
      </w:tc>
    </w:tr>
    <w:tr w:rsidR="00D944B4" w:rsidRPr="00955CB1" w14:paraId="13FA6A4F" w14:textId="77777777" w:rsidTr="6EC8C8AB">
      <w:tblPrEx>
        <w:tblCellMar>
          <w:left w:w="71" w:type="dxa"/>
          <w:right w:w="71" w:type="dxa"/>
        </w:tblCellMar>
      </w:tblPrEx>
      <w:trPr>
        <w:cantSplit/>
        <w:trHeight w:val="441"/>
        <w:jc w:val="center"/>
      </w:trPr>
      <w:tc>
        <w:tcPr>
          <w:tcW w:w="2410" w:type="dxa"/>
          <w:vMerge/>
        </w:tcPr>
        <w:p w14:paraId="7A072C74" w14:textId="77777777" w:rsidR="00D944B4" w:rsidRDefault="00D944B4" w:rsidP="00E04FAC">
          <w:pPr>
            <w:rPr>
              <w:b/>
              <w:bCs/>
              <w:sz w:val="16"/>
              <w:szCs w:val="16"/>
            </w:rPr>
          </w:pPr>
        </w:p>
      </w:tc>
      <w:tc>
        <w:tcPr>
          <w:tcW w:w="5247" w:type="dxa"/>
          <w:vMerge w:val="restart"/>
          <w:tcBorders>
            <w:left w:val="nil"/>
          </w:tcBorders>
          <w:vAlign w:val="center"/>
        </w:tcPr>
        <w:p w14:paraId="00414638" w14:textId="77777777" w:rsidR="00D944B4" w:rsidRDefault="00D944B4" w:rsidP="00E04FAC">
          <w:pPr>
            <w:tabs>
              <w:tab w:val="left" w:pos="6780"/>
            </w:tabs>
            <w:ind w:left="360"/>
            <w:jc w:val="center"/>
            <w:rPr>
              <w:rFonts w:ascii="Arial" w:hAnsi="Arial" w:cs="Arial"/>
              <w:b/>
              <w:sz w:val="18"/>
              <w:szCs w:val="18"/>
            </w:rPr>
          </w:pPr>
          <w:r>
            <w:rPr>
              <w:rFonts w:ascii="Arial" w:hAnsi="Arial" w:cs="Arial"/>
              <w:b/>
              <w:sz w:val="18"/>
              <w:szCs w:val="18"/>
            </w:rPr>
            <w:t xml:space="preserve">ACTUALIZACIÓN PLAN DE GESTIÓN INTEGRAL DE RESIDUOS SÓLIDOS – PGIRS </w:t>
          </w:r>
        </w:p>
        <w:p w14:paraId="632F915B" w14:textId="77777777" w:rsidR="00D944B4" w:rsidRPr="00955CB1" w:rsidRDefault="00D944B4" w:rsidP="00E04FAC">
          <w:pPr>
            <w:tabs>
              <w:tab w:val="left" w:pos="6780"/>
            </w:tabs>
            <w:ind w:left="360"/>
            <w:jc w:val="center"/>
            <w:rPr>
              <w:rFonts w:ascii="Arial" w:hAnsi="Arial" w:cs="Arial"/>
              <w:b/>
              <w:sz w:val="18"/>
              <w:szCs w:val="18"/>
            </w:rPr>
          </w:pPr>
          <w:r w:rsidRPr="00955CB1">
            <w:rPr>
              <w:rFonts w:ascii="Arial" w:hAnsi="Arial" w:cs="Arial"/>
              <w:b/>
              <w:sz w:val="18"/>
              <w:szCs w:val="18"/>
            </w:rPr>
            <w:t>ECODIESEL COLOMBIA</w:t>
          </w:r>
        </w:p>
      </w:tc>
      <w:tc>
        <w:tcPr>
          <w:tcW w:w="2550" w:type="dxa"/>
          <w:tcBorders>
            <w:right w:val="double" w:sz="12" w:space="0" w:color="auto"/>
          </w:tcBorders>
          <w:vAlign w:val="center"/>
        </w:tcPr>
        <w:p w14:paraId="32E8470C" w14:textId="77777777" w:rsidR="00D944B4" w:rsidRPr="00955CB1" w:rsidRDefault="00D944B4" w:rsidP="00E04FAC">
          <w:pPr>
            <w:spacing w:before="180" w:line="312" w:lineRule="auto"/>
            <w:jc w:val="center"/>
            <w:rPr>
              <w:rFonts w:ascii="Arial" w:hAnsi="Arial" w:cs="Arial"/>
              <w:b/>
              <w:bCs/>
              <w:sz w:val="18"/>
              <w:szCs w:val="18"/>
            </w:rPr>
          </w:pPr>
          <w:r>
            <w:rPr>
              <w:rFonts w:ascii="Arial" w:hAnsi="Arial" w:cs="Arial"/>
              <w:b/>
              <w:bCs/>
              <w:sz w:val="18"/>
              <w:szCs w:val="18"/>
            </w:rPr>
            <w:t>Versión: 01</w:t>
          </w:r>
        </w:p>
      </w:tc>
    </w:tr>
    <w:tr w:rsidR="00D944B4" w:rsidRPr="00955CB1" w14:paraId="5968D863" w14:textId="77777777" w:rsidTr="6EC8C8AB">
      <w:tblPrEx>
        <w:tblCellMar>
          <w:left w:w="71" w:type="dxa"/>
          <w:right w:w="71" w:type="dxa"/>
        </w:tblCellMar>
      </w:tblPrEx>
      <w:trPr>
        <w:cantSplit/>
        <w:trHeight w:val="534"/>
        <w:jc w:val="center"/>
      </w:trPr>
      <w:tc>
        <w:tcPr>
          <w:tcW w:w="2410" w:type="dxa"/>
          <w:vMerge/>
        </w:tcPr>
        <w:p w14:paraId="08CD0F1A" w14:textId="77777777" w:rsidR="00D944B4" w:rsidRDefault="00D944B4" w:rsidP="00E04FAC">
          <w:pPr>
            <w:spacing w:before="120"/>
            <w:rPr>
              <w:sz w:val="16"/>
              <w:szCs w:val="16"/>
            </w:rPr>
          </w:pPr>
        </w:p>
      </w:tc>
      <w:tc>
        <w:tcPr>
          <w:tcW w:w="5247" w:type="dxa"/>
          <w:vMerge/>
          <w:vAlign w:val="center"/>
        </w:tcPr>
        <w:p w14:paraId="3DC906FA" w14:textId="77777777" w:rsidR="00D944B4" w:rsidRPr="00955CB1" w:rsidRDefault="00D944B4" w:rsidP="00E04FAC">
          <w:pPr>
            <w:jc w:val="center"/>
            <w:rPr>
              <w:rFonts w:ascii="Arial" w:hAnsi="Arial" w:cs="Arial"/>
              <w:b/>
              <w:bCs/>
              <w:sz w:val="18"/>
              <w:szCs w:val="18"/>
            </w:rPr>
          </w:pPr>
        </w:p>
      </w:tc>
      <w:tc>
        <w:tcPr>
          <w:tcW w:w="2550" w:type="dxa"/>
          <w:tcBorders>
            <w:bottom w:val="double" w:sz="12" w:space="0" w:color="auto"/>
            <w:right w:val="double" w:sz="12" w:space="0" w:color="auto"/>
          </w:tcBorders>
          <w:vAlign w:val="center"/>
        </w:tcPr>
        <w:p w14:paraId="641D76F1" w14:textId="4EB5C97D" w:rsidR="00D944B4" w:rsidRPr="00955CB1" w:rsidRDefault="00D944B4" w:rsidP="00E04FAC">
          <w:pPr>
            <w:spacing w:before="160" w:line="312" w:lineRule="auto"/>
            <w:jc w:val="center"/>
            <w:rPr>
              <w:rFonts w:ascii="Arial" w:hAnsi="Arial" w:cs="Arial"/>
              <w:b/>
              <w:bCs/>
              <w:sz w:val="18"/>
              <w:szCs w:val="18"/>
            </w:rPr>
          </w:pPr>
          <w:r w:rsidRPr="00955CB1">
            <w:rPr>
              <w:rFonts w:ascii="Arial" w:hAnsi="Arial" w:cs="Arial"/>
              <w:b/>
              <w:bCs/>
              <w:sz w:val="18"/>
              <w:szCs w:val="18"/>
            </w:rPr>
            <w:t>Pág.</w:t>
          </w:r>
          <w:r>
            <w:rPr>
              <w:rFonts w:ascii="Arial" w:hAnsi="Arial" w:cs="Arial"/>
              <w:b/>
              <w:bCs/>
              <w:sz w:val="18"/>
              <w:szCs w:val="18"/>
            </w:rPr>
            <w:fldChar w:fldCharType="begin"/>
          </w:r>
          <w:r>
            <w:rPr>
              <w:rFonts w:ascii="Arial" w:hAnsi="Arial" w:cs="Arial"/>
              <w:b/>
              <w:bCs/>
              <w:sz w:val="18"/>
              <w:szCs w:val="18"/>
            </w:rPr>
            <w:instrText xml:space="preserve"> PAGE   \* MERGEFORMAT </w:instrText>
          </w:r>
          <w:r>
            <w:rPr>
              <w:rFonts w:ascii="Arial" w:hAnsi="Arial" w:cs="Arial"/>
              <w:b/>
              <w:bCs/>
              <w:sz w:val="18"/>
              <w:szCs w:val="18"/>
            </w:rPr>
            <w:fldChar w:fldCharType="separate"/>
          </w:r>
          <w:r>
            <w:rPr>
              <w:rFonts w:ascii="Arial" w:hAnsi="Arial" w:cs="Arial"/>
              <w:b/>
              <w:bCs/>
              <w:noProof/>
              <w:sz w:val="18"/>
              <w:szCs w:val="18"/>
            </w:rPr>
            <w:t>136</w:t>
          </w:r>
          <w:r>
            <w:rPr>
              <w:rFonts w:ascii="Arial" w:hAnsi="Arial" w:cs="Arial"/>
              <w:b/>
              <w:bCs/>
              <w:sz w:val="18"/>
              <w:szCs w:val="18"/>
            </w:rPr>
            <w:fldChar w:fldCharType="end"/>
          </w:r>
          <w:r w:rsidRPr="00955CB1">
            <w:rPr>
              <w:rFonts w:ascii="Arial" w:hAnsi="Arial" w:cs="Arial"/>
              <w:b/>
              <w:bCs/>
              <w:sz w:val="18"/>
              <w:szCs w:val="18"/>
            </w:rPr>
            <w:t xml:space="preserve"> /</w:t>
          </w:r>
          <w:fldSimple w:instr=" NUMPAGES  \* MERGEFORMAT ">
            <w:r w:rsidRPr="00F56BDA">
              <w:rPr>
                <w:rFonts w:ascii="Arial" w:hAnsi="Arial" w:cs="Arial"/>
                <w:b/>
                <w:bCs/>
                <w:noProof/>
                <w:sz w:val="18"/>
                <w:szCs w:val="18"/>
              </w:rPr>
              <w:t>43</w:t>
            </w:r>
          </w:fldSimple>
        </w:p>
      </w:tc>
    </w:tr>
  </w:tbl>
  <w:p w14:paraId="264229D4" w14:textId="77777777" w:rsidR="00D944B4" w:rsidRDefault="00D944B4">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C3FCF"/>
    <w:multiLevelType w:val="multilevel"/>
    <w:tmpl w:val="6C125368"/>
    <w:styleLink w:val="WWNum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1" w15:restartNumberingAfterBreak="0">
    <w:nsid w:val="05E0153C"/>
    <w:multiLevelType w:val="multilevel"/>
    <w:tmpl w:val="BAE22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462F47"/>
    <w:multiLevelType w:val="multilevel"/>
    <w:tmpl w:val="D062C09C"/>
    <w:styleLink w:val="WWNum3"/>
    <w:lvl w:ilvl="0">
      <w:numFmt w:val="bullet"/>
      <w:lvlText w:val="o"/>
      <w:lvlJc w:val="left"/>
      <w:pPr>
        <w:ind w:left="720" w:hanging="360"/>
      </w:pPr>
      <w:rPr>
        <w:rFonts w:ascii="Courier New" w:hAnsi="Courier New" w:cs="Courier New"/>
      </w:rPr>
    </w:lvl>
    <w:lvl w:ilvl="1">
      <w:numFmt w:val="bullet"/>
      <w:lvlText w:val="o"/>
      <w:lvlJc w:val="left"/>
      <w:pPr>
        <w:ind w:left="1440" w:hanging="360"/>
      </w:pPr>
      <w:rPr>
        <w:rFonts w:ascii="Courier New" w:hAnsi="Courier New" w:cs="Courier New"/>
      </w:r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3" w15:restartNumberingAfterBreak="0">
    <w:nsid w:val="0B6D775B"/>
    <w:multiLevelType w:val="multilevel"/>
    <w:tmpl w:val="61A0AADE"/>
    <w:lvl w:ilvl="0">
      <w:start w:val="1"/>
      <w:numFmt w:val="decimal"/>
      <w:lvlText w:val="%1"/>
      <w:lvlJc w:val="left"/>
      <w:pPr>
        <w:tabs>
          <w:tab w:val="num" w:pos="465"/>
        </w:tabs>
        <w:ind w:left="465" w:hanging="465"/>
      </w:pPr>
      <w:rPr>
        <w:rFonts w:hint="default"/>
      </w:rPr>
    </w:lvl>
    <w:lvl w:ilvl="1">
      <w:start w:val="2"/>
      <w:numFmt w:val="decimal"/>
      <w:lvlText w:val="%1.%2"/>
      <w:lvlJc w:val="left"/>
      <w:pPr>
        <w:tabs>
          <w:tab w:val="num" w:pos="465"/>
        </w:tabs>
        <w:ind w:left="465" w:hanging="46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4" w15:restartNumberingAfterBreak="0">
    <w:nsid w:val="15F17156"/>
    <w:multiLevelType w:val="hybridMultilevel"/>
    <w:tmpl w:val="A3B84FC2"/>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5" w15:restartNumberingAfterBreak="0">
    <w:nsid w:val="1AEE44C3"/>
    <w:multiLevelType w:val="hybridMultilevel"/>
    <w:tmpl w:val="6EF4017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211137F5"/>
    <w:multiLevelType w:val="multilevel"/>
    <w:tmpl w:val="ACF481D2"/>
    <w:lvl w:ilvl="0">
      <w:start w:val="16"/>
      <w:numFmt w:val="decimal"/>
      <w:lvlText w:val="%1"/>
      <w:lvlJc w:val="left"/>
      <w:pPr>
        <w:ind w:left="465" w:hanging="465"/>
      </w:pPr>
      <w:rPr>
        <w:rFonts w:hint="default"/>
      </w:rPr>
    </w:lvl>
    <w:lvl w:ilvl="1">
      <w:start w:val="1"/>
      <w:numFmt w:val="decimal"/>
      <w:lvlText w:val="%1.%2"/>
      <w:lvlJc w:val="left"/>
      <w:pPr>
        <w:ind w:left="1457" w:hanging="465"/>
      </w:pPr>
      <w:rPr>
        <w:rFonts w:hint="default"/>
      </w:rPr>
    </w:lvl>
    <w:lvl w:ilvl="2">
      <w:start w:val="1"/>
      <w:numFmt w:val="decimal"/>
      <w:lvlText w:val="%1.%2.%3"/>
      <w:lvlJc w:val="left"/>
      <w:pPr>
        <w:ind w:left="2704" w:hanging="720"/>
      </w:pPr>
      <w:rPr>
        <w:rFonts w:hint="default"/>
      </w:rPr>
    </w:lvl>
    <w:lvl w:ilvl="3">
      <w:start w:val="1"/>
      <w:numFmt w:val="decimal"/>
      <w:lvlText w:val="%1.%2.%3.%4"/>
      <w:lvlJc w:val="left"/>
      <w:pPr>
        <w:ind w:left="4056" w:hanging="1080"/>
      </w:pPr>
      <w:rPr>
        <w:rFonts w:hint="default"/>
      </w:rPr>
    </w:lvl>
    <w:lvl w:ilvl="4">
      <w:start w:val="1"/>
      <w:numFmt w:val="decimal"/>
      <w:lvlText w:val="%1.%2.%3.%4.%5"/>
      <w:lvlJc w:val="left"/>
      <w:pPr>
        <w:ind w:left="5048" w:hanging="1080"/>
      </w:pPr>
      <w:rPr>
        <w:rFonts w:hint="default"/>
      </w:rPr>
    </w:lvl>
    <w:lvl w:ilvl="5">
      <w:start w:val="1"/>
      <w:numFmt w:val="decimal"/>
      <w:lvlText w:val="%1.%2.%3.%4.%5.%6"/>
      <w:lvlJc w:val="left"/>
      <w:pPr>
        <w:ind w:left="6400" w:hanging="1440"/>
      </w:pPr>
      <w:rPr>
        <w:rFonts w:hint="default"/>
      </w:rPr>
    </w:lvl>
    <w:lvl w:ilvl="6">
      <w:start w:val="1"/>
      <w:numFmt w:val="decimal"/>
      <w:lvlText w:val="%1.%2.%3.%4.%5.%6.%7"/>
      <w:lvlJc w:val="left"/>
      <w:pPr>
        <w:ind w:left="7392" w:hanging="1440"/>
      </w:pPr>
      <w:rPr>
        <w:rFonts w:hint="default"/>
      </w:rPr>
    </w:lvl>
    <w:lvl w:ilvl="7">
      <w:start w:val="1"/>
      <w:numFmt w:val="decimal"/>
      <w:lvlText w:val="%1.%2.%3.%4.%5.%6.%7.%8"/>
      <w:lvlJc w:val="left"/>
      <w:pPr>
        <w:ind w:left="8744" w:hanging="1800"/>
      </w:pPr>
      <w:rPr>
        <w:rFonts w:hint="default"/>
      </w:rPr>
    </w:lvl>
    <w:lvl w:ilvl="8">
      <w:start w:val="1"/>
      <w:numFmt w:val="decimal"/>
      <w:lvlText w:val="%1.%2.%3.%4.%5.%6.%7.%8.%9"/>
      <w:lvlJc w:val="left"/>
      <w:pPr>
        <w:ind w:left="9736" w:hanging="1800"/>
      </w:pPr>
      <w:rPr>
        <w:rFonts w:hint="default"/>
      </w:rPr>
    </w:lvl>
  </w:abstractNum>
  <w:abstractNum w:abstractNumId="7" w15:restartNumberingAfterBreak="0">
    <w:nsid w:val="22152DA7"/>
    <w:multiLevelType w:val="hybridMultilevel"/>
    <w:tmpl w:val="1CCC0C9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231F0CF4"/>
    <w:multiLevelType w:val="hybridMultilevel"/>
    <w:tmpl w:val="57AE3880"/>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9" w15:restartNumberingAfterBreak="0">
    <w:nsid w:val="23716E98"/>
    <w:multiLevelType w:val="hybridMultilevel"/>
    <w:tmpl w:val="19624C3C"/>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0" w15:restartNumberingAfterBreak="0">
    <w:nsid w:val="248C4367"/>
    <w:multiLevelType w:val="multilevel"/>
    <w:tmpl w:val="61A0AADE"/>
    <w:lvl w:ilvl="0">
      <w:start w:val="1"/>
      <w:numFmt w:val="decimal"/>
      <w:lvlText w:val="%1"/>
      <w:lvlJc w:val="left"/>
      <w:pPr>
        <w:tabs>
          <w:tab w:val="num" w:pos="465"/>
        </w:tabs>
        <w:ind w:left="465" w:hanging="465"/>
      </w:pPr>
      <w:rPr>
        <w:rFonts w:hint="default"/>
      </w:rPr>
    </w:lvl>
    <w:lvl w:ilvl="1">
      <w:start w:val="2"/>
      <w:numFmt w:val="decimal"/>
      <w:lvlText w:val="%1.%2"/>
      <w:lvlJc w:val="left"/>
      <w:pPr>
        <w:tabs>
          <w:tab w:val="num" w:pos="465"/>
        </w:tabs>
        <w:ind w:left="465" w:hanging="46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11" w15:restartNumberingAfterBreak="0">
    <w:nsid w:val="270B11BA"/>
    <w:multiLevelType w:val="multilevel"/>
    <w:tmpl w:val="E3DAA8FC"/>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12" w15:restartNumberingAfterBreak="0">
    <w:nsid w:val="2CD21DE0"/>
    <w:multiLevelType w:val="multilevel"/>
    <w:tmpl w:val="ACF481D2"/>
    <w:lvl w:ilvl="0">
      <w:start w:val="16"/>
      <w:numFmt w:val="decimal"/>
      <w:lvlText w:val="%1"/>
      <w:lvlJc w:val="left"/>
      <w:pPr>
        <w:ind w:left="465" w:hanging="465"/>
      </w:pPr>
      <w:rPr>
        <w:rFonts w:hint="default"/>
      </w:rPr>
    </w:lvl>
    <w:lvl w:ilvl="1">
      <w:start w:val="1"/>
      <w:numFmt w:val="decimal"/>
      <w:lvlText w:val="%1.%2"/>
      <w:lvlJc w:val="left"/>
      <w:pPr>
        <w:ind w:left="1457" w:hanging="465"/>
      </w:pPr>
      <w:rPr>
        <w:rFonts w:hint="default"/>
      </w:rPr>
    </w:lvl>
    <w:lvl w:ilvl="2">
      <w:start w:val="1"/>
      <w:numFmt w:val="decimal"/>
      <w:lvlText w:val="%1.%2.%3"/>
      <w:lvlJc w:val="left"/>
      <w:pPr>
        <w:ind w:left="2704" w:hanging="720"/>
      </w:pPr>
      <w:rPr>
        <w:rFonts w:hint="default"/>
      </w:rPr>
    </w:lvl>
    <w:lvl w:ilvl="3">
      <w:start w:val="1"/>
      <w:numFmt w:val="decimal"/>
      <w:lvlText w:val="%1.%2.%3.%4"/>
      <w:lvlJc w:val="left"/>
      <w:pPr>
        <w:ind w:left="4056" w:hanging="1080"/>
      </w:pPr>
      <w:rPr>
        <w:rFonts w:hint="default"/>
      </w:rPr>
    </w:lvl>
    <w:lvl w:ilvl="4">
      <w:start w:val="1"/>
      <w:numFmt w:val="decimal"/>
      <w:lvlText w:val="%1.%2.%3.%4.%5"/>
      <w:lvlJc w:val="left"/>
      <w:pPr>
        <w:ind w:left="5048" w:hanging="1080"/>
      </w:pPr>
      <w:rPr>
        <w:rFonts w:hint="default"/>
      </w:rPr>
    </w:lvl>
    <w:lvl w:ilvl="5">
      <w:start w:val="1"/>
      <w:numFmt w:val="decimal"/>
      <w:lvlText w:val="%1.%2.%3.%4.%5.%6"/>
      <w:lvlJc w:val="left"/>
      <w:pPr>
        <w:ind w:left="6400" w:hanging="1440"/>
      </w:pPr>
      <w:rPr>
        <w:rFonts w:hint="default"/>
      </w:rPr>
    </w:lvl>
    <w:lvl w:ilvl="6">
      <w:start w:val="1"/>
      <w:numFmt w:val="decimal"/>
      <w:lvlText w:val="%1.%2.%3.%4.%5.%6.%7"/>
      <w:lvlJc w:val="left"/>
      <w:pPr>
        <w:ind w:left="7392" w:hanging="1440"/>
      </w:pPr>
      <w:rPr>
        <w:rFonts w:hint="default"/>
      </w:rPr>
    </w:lvl>
    <w:lvl w:ilvl="7">
      <w:start w:val="1"/>
      <w:numFmt w:val="decimal"/>
      <w:lvlText w:val="%1.%2.%3.%4.%5.%6.%7.%8"/>
      <w:lvlJc w:val="left"/>
      <w:pPr>
        <w:ind w:left="8744" w:hanging="1800"/>
      </w:pPr>
      <w:rPr>
        <w:rFonts w:hint="default"/>
      </w:rPr>
    </w:lvl>
    <w:lvl w:ilvl="8">
      <w:start w:val="1"/>
      <w:numFmt w:val="decimal"/>
      <w:lvlText w:val="%1.%2.%3.%4.%5.%6.%7.%8.%9"/>
      <w:lvlJc w:val="left"/>
      <w:pPr>
        <w:ind w:left="9736" w:hanging="1800"/>
      </w:pPr>
      <w:rPr>
        <w:rFonts w:hint="default"/>
      </w:rPr>
    </w:lvl>
  </w:abstractNum>
  <w:abstractNum w:abstractNumId="13" w15:restartNumberingAfterBreak="0">
    <w:nsid w:val="2F3B2907"/>
    <w:multiLevelType w:val="hybridMultilevel"/>
    <w:tmpl w:val="6972A834"/>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4" w15:restartNumberingAfterBreak="0">
    <w:nsid w:val="35A94E2A"/>
    <w:multiLevelType w:val="hybridMultilevel"/>
    <w:tmpl w:val="A61896CC"/>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5" w15:restartNumberingAfterBreak="0">
    <w:nsid w:val="363E39D0"/>
    <w:multiLevelType w:val="multilevel"/>
    <w:tmpl w:val="61A0AADE"/>
    <w:lvl w:ilvl="0">
      <w:start w:val="1"/>
      <w:numFmt w:val="decimal"/>
      <w:lvlText w:val="%1"/>
      <w:lvlJc w:val="left"/>
      <w:pPr>
        <w:tabs>
          <w:tab w:val="num" w:pos="465"/>
        </w:tabs>
        <w:ind w:left="465" w:hanging="465"/>
      </w:pPr>
      <w:rPr>
        <w:rFonts w:hint="default"/>
      </w:rPr>
    </w:lvl>
    <w:lvl w:ilvl="1">
      <w:start w:val="2"/>
      <w:numFmt w:val="decimal"/>
      <w:lvlText w:val="%1.%2"/>
      <w:lvlJc w:val="left"/>
      <w:pPr>
        <w:tabs>
          <w:tab w:val="num" w:pos="465"/>
        </w:tabs>
        <w:ind w:left="465" w:hanging="46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16" w15:restartNumberingAfterBreak="0">
    <w:nsid w:val="3F5974F1"/>
    <w:multiLevelType w:val="multilevel"/>
    <w:tmpl w:val="76889E06"/>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17" w15:restartNumberingAfterBreak="0">
    <w:nsid w:val="44C612DA"/>
    <w:multiLevelType w:val="multilevel"/>
    <w:tmpl w:val="76889E06"/>
    <w:lvl w:ilvl="0">
      <w:start w:val="1"/>
      <w:numFmt w:val="decimal"/>
      <w:lvlText w:val="%1."/>
      <w:lvlJc w:val="left"/>
      <w:pPr>
        <w:ind w:left="1440" w:hanging="360"/>
      </w:pPr>
    </w:lvl>
    <w:lvl w:ilvl="1">
      <w:start w:val="1"/>
      <w:numFmt w:val="decimal"/>
      <w:isLgl/>
      <w:lvlText w:val="%1.%2"/>
      <w:lvlJc w:val="left"/>
      <w:pPr>
        <w:ind w:left="1352"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18" w15:restartNumberingAfterBreak="0">
    <w:nsid w:val="49772864"/>
    <w:multiLevelType w:val="hybridMultilevel"/>
    <w:tmpl w:val="89CCC6E6"/>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9" w15:restartNumberingAfterBreak="0">
    <w:nsid w:val="4BA71589"/>
    <w:multiLevelType w:val="hybridMultilevel"/>
    <w:tmpl w:val="741CE518"/>
    <w:lvl w:ilvl="0" w:tplc="7340D1C0">
      <w:start w:val="16"/>
      <w:numFmt w:val="bullet"/>
      <w:lvlText w:val="-"/>
      <w:lvlJc w:val="left"/>
      <w:pPr>
        <w:ind w:left="720" w:hanging="360"/>
      </w:pPr>
      <w:rPr>
        <w:rFonts w:ascii="Arial" w:eastAsia="Times New Roman"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4C74413C"/>
    <w:multiLevelType w:val="hybridMultilevel"/>
    <w:tmpl w:val="09AEB390"/>
    <w:lvl w:ilvl="0" w:tplc="1344812C">
      <w:start w:val="16"/>
      <w:numFmt w:val="bullet"/>
      <w:lvlText w:val="-"/>
      <w:lvlJc w:val="left"/>
      <w:pPr>
        <w:ind w:left="360" w:hanging="360"/>
      </w:pPr>
      <w:rPr>
        <w:rFonts w:ascii="Arial" w:eastAsia="Times New Roman" w:hAnsi="Arial" w:cs="Aria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1" w15:restartNumberingAfterBreak="0">
    <w:nsid w:val="4F7E68E8"/>
    <w:multiLevelType w:val="hybridMultilevel"/>
    <w:tmpl w:val="071AD536"/>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2" w15:restartNumberingAfterBreak="0">
    <w:nsid w:val="507305A5"/>
    <w:multiLevelType w:val="hybridMultilevel"/>
    <w:tmpl w:val="5FE6777C"/>
    <w:lvl w:ilvl="0" w:tplc="43E05626">
      <w:start w:val="1"/>
      <w:numFmt w:val="decimal"/>
      <w:lvlText w:val="%1."/>
      <w:lvlJc w:val="left"/>
      <w:pPr>
        <w:ind w:left="720" w:hanging="360"/>
      </w:pPr>
      <w:rPr>
        <w:rFonts w:hint="default"/>
        <w:b w:val="0"/>
        <w:bCs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53CA2B02"/>
    <w:multiLevelType w:val="hybridMultilevel"/>
    <w:tmpl w:val="6DF611DE"/>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4" w15:restartNumberingAfterBreak="0">
    <w:nsid w:val="54267AF7"/>
    <w:multiLevelType w:val="hybridMultilevel"/>
    <w:tmpl w:val="5A1C3F08"/>
    <w:lvl w:ilvl="0" w:tplc="173218DE">
      <w:start w:val="1"/>
      <w:numFmt w:val="bullet"/>
      <w:lvlText w:val="-"/>
      <w:lvlJc w:val="left"/>
      <w:pPr>
        <w:ind w:left="720" w:hanging="360"/>
      </w:pPr>
      <w:rPr>
        <w:rFonts w:ascii="Arial" w:eastAsia="Calibr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56983C9F"/>
    <w:multiLevelType w:val="hybridMultilevel"/>
    <w:tmpl w:val="B5784B1E"/>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6" w15:restartNumberingAfterBreak="0">
    <w:nsid w:val="57081314"/>
    <w:multiLevelType w:val="multilevel"/>
    <w:tmpl w:val="ACF481D2"/>
    <w:lvl w:ilvl="0">
      <w:start w:val="16"/>
      <w:numFmt w:val="decimal"/>
      <w:lvlText w:val="%1"/>
      <w:lvlJc w:val="left"/>
      <w:pPr>
        <w:ind w:left="465" w:hanging="465"/>
      </w:pPr>
      <w:rPr>
        <w:rFonts w:hint="default"/>
      </w:rPr>
    </w:lvl>
    <w:lvl w:ilvl="1">
      <w:start w:val="1"/>
      <w:numFmt w:val="decimal"/>
      <w:lvlText w:val="%1.%2"/>
      <w:lvlJc w:val="left"/>
      <w:pPr>
        <w:ind w:left="1457" w:hanging="465"/>
      </w:pPr>
      <w:rPr>
        <w:rFonts w:hint="default"/>
      </w:rPr>
    </w:lvl>
    <w:lvl w:ilvl="2">
      <w:start w:val="1"/>
      <w:numFmt w:val="decimal"/>
      <w:lvlText w:val="%1.%2.%3"/>
      <w:lvlJc w:val="left"/>
      <w:pPr>
        <w:ind w:left="2704" w:hanging="720"/>
      </w:pPr>
      <w:rPr>
        <w:rFonts w:hint="default"/>
      </w:rPr>
    </w:lvl>
    <w:lvl w:ilvl="3">
      <w:start w:val="1"/>
      <w:numFmt w:val="decimal"/>
      <w:lvlText w:val="%1.%2.%3.%4"/>
      <w:lvlJc w:val="left"/>
      <w:pPr>
        <w:ind w:left="4056" w:hanging="1080"/>
      </w:pPr>
      <w:rPr>
        <w:rFonts w:hint="default"/>
      </w:rPr>
    </w:lvl>
    <w:lvl w:ilvl="4">
      <w:start w:val="1"/>
      <w:numFmt w:val="decimal"/>
      <w:lvlText w:val="%1.%2.%3.%4.%5"/>
      <w:lvlJc w:val="left"/>
      <w:pPr>
        <w:ind w:left="5048" w:hanging="1080"/>
      </w:pPr>
      <w:rPr>
        <w:rFonts w:hint="default"/>
      </w:rPr>
    </w:lvl>
    <w:lvl w:ilvl="5">
      <w:start w:val="1"/>
      <w:numFmt w:val="decimal"/>
      <w:lvlText w:val="%1.%2.%3.%4.%5.%6"/>
      <w:lvlJc w:val="left"/>
      <w:pPr>
        <w:ind w:left="6400" w:hanging="1440"/>
      </w:pPr>
      <w:rPr>
        <w:rFonts w:hint="default"/>
      </w:rPr>
    </w:lvl>
    <w:lvl w:ilvl="6">
      <w:start w:val="1"/>
      <w:numFmt w:val="decimal"/>
      <w:lvlText w:val="%1.%2.%3.%4.%5.%6.%7"/>
      <w:lvlJc w:val="left"/>
      <w:pPr>
        <w:ind w:left="7392" w:hanging="1440"/>
      </w:pPr>
      <w:rPr>
        <w:rFonts w:hint="default"/>
      </w:rPr>
    </w:lvl>
    <w:lvl w:ilvl="7">
      <w:start w:val="1"/>
      <w:numFmt w:val="decimal"/>
      <w:lvlText w:val="%1.%2.%3.%4.%5.%6.%7.%8"/>
      <w:lvlJc w:val="left"/>
      <w:pPr>
        <w:ind w:left="8744" w:hanging="1800"/>
      </w:pPr>
      <w:rPr>
        <w:rFonts w:hint="default"/>
      </w:rPr>
    </w:lvl>
    <w:lvl w:ilvl="8">
      <w:start w:val="1"/>
      <w:numFmt w:val="decimal"/>
      <w:lvlText w:val="%1.%2.%3.%4.%5.%6.%7.%8.%9"/>
      <w:lvlJc w:val="left"/>
      <w:pPr>
        <w:ind w:left="9736" w:hanging="1800"/>
      </w:pPr>
      <w:rPr>
        <w:rFonts w:hint="default"/>
      </w:rPr>
    </w:lvl>
  </w:abstractNum>
  <w:abstractNum w:abstractNumId="27" w15:restartNumberingAfterBreak="0">
    <w:nsid w:val="5C114873"/>
    <w:multiLevelType w:val="hybridMultilevel"/>
    <w:tmpl w:val="146609C4"/>
    <w:lvl w:ilvl="0" w:tplc="B316DEE8">
      <w:start w:val="13"/>
      <w:numFmt w:val="decimal"/>
      <w:lvlText w:val="%1."/>
      <w:lvlJc w:val="left"/>
      <w:pPr>
        <w:ind w:left="1800" w:hanging="360"/>
      </w:pPr>
      <w:rPr>
        <w:rFonts w:hint="default"/>
      </w:rPr>
    </w:lvl>
    <w:lvl w:ilvl="1" w:tplc="240A0019">
      <w:start w:val="1"/>
      <w:numFmt w:val="lowerLetter"/>
      <w:lvlText w:val="%2."/>
      <w:lvlJc w:val="left"/>
      <w:pPr>
        <w:ind w:left="2520" w:hanging="360"/>
      </w:pPr>
    </w:lvl>
    <w:lvl w:ilvl="2" w:tplc="240A001B" w:tentative="1">
      <w:start w:val="1"/>
      <w:numFmt w:val="lowerRoman"/>
      <w:lvlText w:val="%3."/>
      <w:lvlJc w:val="right"/>
      <w:pPr>
        <w:ind w:left="3240" w:hanging="180"/>
      </w:pPr>
    </w:lvl>
    <w:lvl w:ilvl="3" w:tplc="240A000F" w:tentative="1">
      <w:start w:val="1"/>
      <w:numFmt w:val="decimal"/>
      <w:lvlText w:val="%4."/>
      <w:lvlJc w:val="left"/>
      <w:pPr>
        <w:ind w:left="3960" w:hanging="360"/>
      </w:pPr>
    </w:lvl>
    <w:lvl w:ilvl="4" w:tplc="240A0019" w:tentative="1">
      <w:start w:val="1"/>
      <w:numFmt w:val="lowerLetter"/>
      <w:lvlText w:val="%5."/>
      <w:lvlJc w:val="left"/>
      <w:pPr>
        <w:ind w:left="4680" w:hanging="360"/>
      </w:pPr>
    </w:lvl>
    <w:lvl w:ilvl="5" w:tplc="240A001B" w:tentative="1">
      <w:start w:val="1"/>
      <w:numFmt w:val="lowerRoman"/>
      <w:lvlText w:val="%6."/>
      <w:lvlJc w:val="right"/>
      <w:pPr>
        <w:ind w:left="5400" w:hanging="180"/>
      </w:pPr>
    </w:lvl>
    <w:lvl w:ilvl="6" w:tplc="240A000F" w:tentative="1">
      <w:start w:val="1"/>
      <w:numFmt w:val="decimal"/>
      <w:lvlText w:val="%7."/>
      <w:lvlJc w:val="left"/>
      <w:pPr>
        <w:ind w:left="6120" w:hanging="360"/>
      </w:pPr>
    </w:lvl>
    <w:lvl w:ilvl="7" w:tplc="240A0019" w:tentative="1">
      <w:start w:val="1"/>
      <w:numFmt w:val="lowerLetter"/>
      <w:lvlText w:val="%8."/>
      <w:lvlJc w:val="left"/>
      <w:pPr>
        <w:ind w:left="6840" w:hanging="360"/>
      </w:pPr>
    </w:lvl>
    <w:lvl w:ilvl="8" w:tplc="240A001B" w:tentative="1">
      <w:start w:val="1"/>
      <w:numFmt w:val="lowerRoman"/>
      <w:lvlText w:val="%9."/>
      <w:lvlJc w:val="right"/>
      <w:pPr>
        <w:ind w:left="7560" w:hanging="180"/>
      </w:pPr>
    </w:lvl>
  </w:abstractNum>
  <w:abstractNum w:abstractNumId="28" w15:restartNumberingAfterBreak="0">
    <w:nsid w:val="5FC14779"/>
    <w:multiLevelType w:val="hybridMultilevel"/>
    <w:tmpl w:val="5FE6777C"/>
    <w:lvl w:ilvl="0" w:tplc="43E05626">
      <w:start w:val="1"/>
      <w:numFmt w:val="decimal"/>
      <w:lvlText w:val="%1."/>
      <w:lvlJc w:val="left"/>
      <w:pPr>
        <w:ind w:left="720" w:hanging="360"/>
      </w:pPr>
      <w:rPr>
        <w:rFonts w:hint="default"/>
        <w:b w:val="0"/>
        <w:bCs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61512486"/>
    <w:multiLevelType w:val="multilevel"/>
    <w:tmpl w:val="61A0AADE"/>
    <w:lvl w:ilvl="0">
      <w:start w:val="1"/>
      <w:numFmt w:val="decimal"/>
      <w:lvlText w:val="%1"/>
      <w:lvlJc w:val="left"/>
      <w:pPr>
        <w:tabs>
          <w:tab w:val="num" w:pos="465"/>
        </w:tabs>
        <w:ind w:left="465" w:hanging="465"/>
      </w:pPr>
      <w:rPr>
        <w:rFonts w:hint="default"/>
      </w:rPr>
    </w:lvl>
    <w:lvl w:ilvl="1">
      <w:start w:val="2"/>
      <w:numFmt w:val="decimal"/>
      <w:lvlText w:val="%1.%2"/>
      <w:lvlJc w:val="left"/>
      <w:pPr>
        <w:tabs>
          <w:tab w:val="num" w:pos="465"/>
        </w:tabs>
        <w:ind w:left="465" w:hanging="46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30" w15:restartNumberingAfterBreak="0">
    <w:nsid w:val="654001A8"/>
    <w:multiLevelType w:val="multilevel"/>
    <w:tmpl w:val="89B8CF08"/>
    <w:styleLink w:val="WWNum4"/>
    <w:lvl w:ilvl="0">
      <w:numFmt w:val="bullet"/>
      <w:lvlText w:val="o"/>
      <w:lvlJc w:val="left"/>
      <w:pPr>
        <w:ind w:left="1440" w:hanging="360"/>
      </w:pPr>
      <w:rPr>
        <w:rFonts w:ascii="Courier New" w:hAnsi="Courier New" w:cs="Courier New"/>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31" w15:restartNumberingAfterBreak="0">
    <w:nsid w:val="676B4BC8"/>
    <w:multiLevelType w:val="multilevel"/>
    <w:tmpl w:val="269EBE74"/>
    <w:lvl w:ilvl="0">
      <w:start w:val="1"/>
      <w:numFmt w:val="decimal"/>
      <w:lvlText w:val="%1."/>
      <w:lvlJc w:val="left"/>
      <w:pPr>
        <w:ind w:left="1440" w:hanging="360"/>
      </w:pPr>
    </w:lvl>
    <w:lvl w:ilvl="1">
      <w:start w:val="1"/>
      <w:numFmt w:val="decimal"/>
      <w:pStyle w:val="Ttulo2"/>
      <w:lvlText w:val="%1.%2"/>
      <w:lvlJc w:val="left"/>
      <w:pPr>
        <w:ind w:left="1440" w:hanging="360"/>
      </w:pPr>
      <w:rPr>
        <w:b/>
        <w:bCs/>
      </w:rPr>
    </w:lvl>
    <w:lvl w:ilvl="2">
      <w:start w:val="1"/>
      <w:numFmt w:val="decimal"/>
      <w:lvlText w:val="%1.%2.%3"/>
      <w:lvlJc w:val="left"/>
      <w:pPr>
        <w:ind w:left="720" w:hanging="720"/>
      </w:pPr>
      <w:rPr>
        <w:b/>
        <w:bCs w:val="0"/>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32" w15:restartNumberingAfterBreak="0">
    <w:nsid w:val="68402846"/>
    <w:multiLevelType w:val="multilevel"/>
    <w:tmpl w:val="5C78D79E"/>
    <w:lvl w:ilvl="0">
      <w:start w:val="13"/>
      <w:numFmt w:val="decimal"/>
      <w:lvlText w:val="%1"/>
      <w:lvlJc w:val="left"/>
      <w:pPr>
        <w:ind w:left="465" w:hanging="465"/>
      </w:pPr>
      <w:rPr>
        <w:rFonts w:hint="default"/>
      </w:rPr>
    </w:lvl>
    <w:lvl w:ilvl="1">
      <w:start w:val="1"/>
      <w:numFmt w:val="decimal"/>
      <w:lvlText w:val="%1.%2"/>
      <w:lvlJc w:val="left"/>
      <w:pPr>
        <w:ind w:left="1032"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74471174"/>
    <w:multiLevelType w:val="multilevel"/>
    <w:tmpl w:val="61A0AADE"/>
    <w:lvl w:ilvl="0">
      <w:start w:val="1"/>
      <w:numFmt w:val="decimal"/>
      <w:lvlText w:val="%1"/>
      <w:lvlJc w:val="left"/>
      <w:pPr>
        <w:tabs>
          <w:tab w:val="num" w:pos="465"/>
        </w:tabs>
        <w:ind w:left="465" w:hanging="465"/>
      </w:pPr>
      <w:rPr>
        <w:rFonts w:hint="default"/>
      </w:rPr>
    </w:lvl>
    <w:lvl w:ilvl="1">
      <w:start w:val="2"/>
      <w:numFmt w:val="decimal"/>
      <w:lvlText w:val="%1.%2"/>
      <w:lvlJc w:val="left"/>
      <w:pPr>
        <w:tabs>
          <w:tab w:val="num" w:pos="465"/>
        </w:tabs>
        <w:ind w:left="465" w:hanging="46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34" w15:restartNumberingAfterBreak="0">
    <w:nsid w:val="76FE50CB"/>
    <w:multiLevelType w:val="hybridMultilevel"/>
    <w:tmpl w:val="F1CE1DBC"/>
    <w:lvl w:ilvl="0" w:tplc="2BDAA30E">
      <w:numFmt w:val="bullet"/>
      <w:lvlText w:val="-"/>
      <w:lvlJc w:val="left"/>
      <w:pPr>
        <w:ind w:left="1776" w:hanging="360"/>
      </w:pPr>
      <w:rPr>
        <w:rFonts w:ascii="Arial" w:eastAsia="Calibri" w:hAnsi="Arial" w:cs="Arial" w:hint="default"/>
        <w:sz w:val="24"/>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35" w15:restartNumberingAfterBreak="0">
    <w:nsid w:val="7DFC00AE"/>
    <w:multiLevelType w:val="hybridMultilevel"/>
    <w:tmpl w:val="8C786CA4"/>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36" w15:restartNumberingAfterBreak="0">
    <w:nsid w:val="7E5543EC"/>
    <w:multiLevelType w:val="multilevel"/>
    <w:tmpl w:val="ACF481D2"/>
    <w:lvl w:ilvl="0">
      <w:start w:val="16"/>
      <w:numFmt w:val="decimal"/>
      <w:lvlText w:val="%1"/>
      <w:lvlJc w:val="left"/>
      <w:pPr>
        <w:ind w:left="465" w:hanging="465"/>
      </w:pPr>
      <w:rPr>
        <w:rFonts w:hint="default"/>
      </w:rPr>
    </w:lvl>
    <w:lvl w:ilvl="1">
      <w:start w:val="1"/>
      <w:numFmt w:val="decimal"/>
      <w:lvlText w:val="%1.%2"/>
      <w:lvlJc w:val="left"/>
      <w:pPr>
        <w:ind w:left="1457" w:hanging="465"/>
      </w:pPr>
      <w:rPr>
        <w:rFonts w:hint="default"/>
      </w:rPr>
    </w:lvl>
    <w:lvl w:ilvl="2">
      <w:start w:val="1"/>
      <w:numFmt w:val="decimal"/>
      <w:lvlText w:val="%1.%2.%3"/>
      <w:lvlJc w:val="left"/>
      <w:pPr>
        <w:ind w:left="2704" w:hanging="720"/>
      </w:pPr>
      <w:rPr>
        <w:rFonts w:hint="default"/>
      </w:rPr>
    </w:lvl>
    <w:lvl w:ilvl="3">
      <w:start w:val="1"/>
      <w:numFmt w:val="decimal"/>
      <w:lvlText w:val="%1.%2.%3.%4"/>
      <w:lvlJc w:val="left"/>
      <w:pPr>
        <w:ind w:left="4056" w:hanging="1080"/>
      </w:pPr>
      <w:rPr>
        <w:rFonts w:hint="default"/>
      </w:rPr>
    </w:lvl>
    <w:lvl w:ilvl="4">
      <w:start w:val="1"/>
      <w:numFmt w:val="decimal"/>
      <w:lvlText w:val="%1.%2.%3.%4.%5"/>
      <w:lvlJc w:val="left"/>
      <w:pPr>
        <w:ind w:left="5048" w:hanging="1080"/>
      </w:pPr>
      <w:rPr>
        <w:rFonts w:hint="default"/>
      </w:rPr>
    </w:lvl>
    <w:lvl w:ilvl="5">
      <w:start w:val="1"/>
      <w:numFmt w:val="decimal"/>
      <w:lvlText w:val="%1.%2.%3.%4.%5.%6"/>
      <w:lvlJc w:val="left"/>
      <w:pPr>
        <w:ind w:left="6400" w:hanging="1440"/>
      </w:pPr>
      <w:rPr>
        <w:rFonts w:hint="default"/>
      </w:rPr>
    </w:lvl>
    <w:lvl w:ilvl="6">
      <w:start w:val="1"/>
      <w:numFmt w:val="decimal"/>
      <w:lvlText w:val="%1.%2.%3.%4.%5.%6.%7"/>
      <w:lvlJc w:val="left"/>
      <w:pPr>
        <w:ind w:left="7392" w:hanging="1440"/>
      </w:pPr>
      <w:rPr>
        <w:rFonts w:hint="default"/>
      </w:rPr>
    </w:lvl>
    <w:lvl w:ilvl="7">
      <w:start w:val="1"/>
      <w:numFmt w:val="decimal"/>
      <w:lvlText w:val="%1.%2.%3.%4.%5.%6.%7.%8"/>
      <w:lvlJc w:val="left"/>
      <w:pPr>
        <w:ind w:left="8744" w:hanging="1800"/>
      </w:pPr>
      <w:rPr>
        <w:rFonts w:hint="default"/>
      </w:rPr>
    </w:lvl>
    <w:lvl w:ilvl="8">
      <w:start w:val="1"/>
      <w:numFmt w:val="decimal"/>
      <w:lvlText w:val="%1.%2.%3.%4.%5.%6.%7.%8.%9"/>
      <w:lvlJc w:val="left"/>
      <w:pPr>
        <w:ind w:left="9736" w:hanging="1800"/>
      </w:pPr>
      <w:rPr>
        <w:rFonts w:hint="default"/>
      </w:rPr>
    </w:lvl>
  </w:abstractNum>
  <w:abstractNum w:abstractNumId="37" w15:restartNumberingAfterBreak="0">
    <w:nsid w:val="7F006E05"/>
    <w:multiLevelType w:val="hybridMultilevel"/>
    <w:tmpl w:val="216ED6CC"/>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38" w15:restartNumberingAfterBreak="0">
    <w:nsid w:val="7FC446DE"/>
    <w:multiLevelType w:val="multilevel"/>
    <w:tmpl w:val="6FFEEEBE"/>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num w:numId="1">
    <w:abstractNumId w:val="35"/>
  </w:num>
  <w:num w:numId="2">
    <w:abstractNumId w:val="25"/>
  </w:num>
  <w:num w:numId="3">
    <w:abstractNumId w:val="37"/>
  </w:num>
  <w:num w:numId="4">
    <w:abstractNumId w:val="13"/>
  </w:num>
  <w:num w:numId="5">
    <w:abstractNumId w:val="14"/>
  </w:num>
  <w:num w:numId="6">
    <w:abstractNumId w:val="21"/>
  </w:num>
  <w:num w:numId="7">
    <w:abstractNumId w:val="9"/>
  </w:num>
  <w:num w:numId="8">
    <w:abstractNumId w:val="8"/>
  </w:num>
  <w:num w:numId="9">
    <w:abstractNumId w:val="23"/>
  </w:num>
  <w:num w:numId="10">
    <w:abstractNumId w:val="18"/>
  </w:num>
  <w:num w:numId="11">
    <w:abstractNumId w:val="4"/>
  </w:num>
  <w:num w:numId="12">
    <w:abstractNumId w:val="31"/>
  </w:num>
  <w:num w:numId="13">
    <w:abstractNumId w:val="38"/>
  </w:num>
  <w:num w:numId="14">
    <w:abstractNumId w:val="31"/>
    <w:lvlOverride w:ilvl="0">
      <w:startOverride w:val="13"/>
    </w:lvlOverride>
    <w:lvlOverride w:ilvl="1">
      <w:startOverride w:val="2"/>
    </w:lvlOverride>
  </w:num>
  <w:num w:numId="15">
    <w:abstractNumId w:val="31"/>
    <w:lvlOverride w:ilvl="0">
      <w:startOverride w:val="13"/>
    </w:lvlOverride>
    <w:lvlOverride w:ilvl="1">
      <w:startOverride w:val="2"/>
    </w:lvlOverride>
  </w:num>
  <w:num w:numId="16">
    <w:abstractNumId w:val="31"/>
    <w:lvlOverride w:ilvl="0">
      <w:startOverride w:val="13"/>
    </w:lvlOverride>
    <w:lvlOverride w:ilvl="1">
      <w:startOverride w:val="2"/>
    </w:lvlOverride>
  </w:num>
  <w:num w:numId="17">
    <w:abstractNumId w:val="11"/>
  </w:num>
  <w:num w:numId="18">
    <w:abstractNumId w:val="11"/>
    <w:lvlOverride w:ilvl="0">
      <w:startOverride w:val="12"/>
    </w:lvlOverride>
    <w:lvlOverride w:ilvl="1">
      <w:startOverride w:val="2"/>
    </w:lvlOverride>
  </w:num>
  <w:num w:numId="19">
    <w:abstractNumId w:val="27"/>
  </w:num>
  <w:num w:numId="20">
    <w:abstractNumId w:val="32"/>
  </w:num>
  <w:num w:numId="21">
    <w:abstractNumId w:val="16"/>
  </w:num>
  <w:num w:numId="22">
    <w:abstractNumId w:val="17"/>
  </w:num>
  <w:num w:numId="23">
    <w:abstractNumId w:val="12"/>
  </w:num>
  <w:num w:numId="24">
    <w:abstractNumId w:val="20"/>
  </w:num>
  <w:num w:numId="25">
    <w:abstractNumId w:val="19"/>
  </w:num>
  <w:num w:numId="26">
    <w:abstractNumId w:val="36"/>
  </w:num>
  <w:num w:numId="27">
    <w:abstractNumId w:val="28"/>
  </w:num>
  <w:num w:numId="28">
    <w:abstractNumId w:val="22"/>
  </w:num>
  <w:num w:numId="29">
    <w:abstractNumId w:val="6"/>
  </w:num>
  <w:num w:numId="30">
    <w:abstractNumId w:val="26"/>
  </w:num>
  <w:num w:numId="31">
    <w:abstractNumId w:val="29"/>
  </w:num>
  <w:num w:numId="32">
    <w:abstractNumId w:val="3"/>
  </w:num>
  <w:num w:numId="33">
    <w:abstractNumId w:val="5"/>
  </w:num>
  <w:num w:numId="34">
    <w:abstractNumId w:val="33"/>
  </w:num>
  <w:num w:numId="35">
    <w:abstractNumId w:val="10"/>
  </w:num>
  <w:num w:numId="36">
    <w:abstractNumId w:val="15"/>
  </w:num>
  <w:num w:numId="37">
    <w:abstractNumId w:val="24"/>
  </w:num>
  <w:num w:numId="38">
    <w:abstractNumId w:val="7"/>
  </w:num>
  <w:num w:numId="39">
    <w:abstractNumId w:val="0"/>
  </w:num>
  <w:num w:numId="40">
    <w:abstractNumId w:val="2"/>
  </w:num>
  <w:num w:numId="41">
    <w:abstractNumId w:val="30"/>
  </w:num>
  <w:num w:numId="42">
    <w:abstractNumId w:val="0"/>
  </w:num>
  <w:num w:numId="43">
    <w:abstractNumId w:val="30"/>
  </w:num>
  <w:num w:numId="44">
    <w:abstractNumId w:val="2"/>
  </w:num>
  <w:num w:numId="45">
    <w:abstractNumId w:val="34"/>
  </w:num>
  <w:num w:numId="46">
    <w:abstractNumId w:val="1"/>
  </w:num>
  <w:numIdMacAtCleanup w:val="12"/>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mbiental Auxiliar">
    <w15:presenceInfo w15:providerId="AD" w15:userId="S::AmbientalAuxiliar@ecodieselcolombiasa.com::1a466187-215c-4fd3-870d-77ca8cc7cad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49A0"/>
    <w:rsid w:val="00000A7B"/>
    <w:rsid w:val="00004520"/>
    <w:rsid w:val="0001404E"/>
    <w:rsid w:val="00017023"/>
    <w:rsid w:val="0001791B"/>
    <w:rsid w:val="00021597"/>
    <w:rsid w:val="00024FC1"/>
    <w:rsid w:val="000311D0"/>
    <w:rsid w:val="00036571"/>
    <w:rsid w:val="00042263"/>
    <w:rsid w:val="00046626"/>
    <w:rsid w:val="00051E48"/>
    <w:rsid w:val="00052515"/>
    <w:rsid w:val="000545BD"/>
    <w:rsid w:val="00062AEF"/>
    <w:rsid w:val="00063062"/>
    <w:rsid w:val="000654EB"/>
    <w:rsid w:val="00065881"/>
    <w:rsid w:val="0006732A"/>
    <w:rsid w:val="00071D27"/>
    <w:rsid w:val="0007288D"/>
    <w:rsid w:val="00076814"/>
    <w:rsid w:val="00082F7D"/>
    <w:rsid w:val="000832A3"/>
    <w:rsid w:val="00083BB7"/>
    <w:rsid w:val="00084B0D"/>
    <w:rsid w:val="00086E66"/>
    <w:rsid w:val="00092323"/>
    <w:rsid w:val="00093591"/>
    <w:rsid w:val="00097904"/>
    <w:rsid w:val="00097A45"/>
    <w:rsid w:val="000A0964"/>
    <w:rsid w:val="000A4884"/>
    <w:rsid w:val="000A5F11"/>
    <w:rsid w:val="000B06EA"/>
    <w:rsid w:val="000B0B6D"/>
    <w:rsid w:val="000B2DF1"/>
    <w:rsid w:val="000C06D5"/>
    <w:rsid w:val="000C19A4"/>
    <w:rsid w:val="000C2F22"/>
    <w:rsid w:val="000C37E1"/>
    <w:rsid w:val="000C386E"/>
    <w:rsid w:val="000D1190"/>
    <w:rsid w:val="000D3B15"/>
    <w:rsid w:val="000D4B2D"/>
    <w:rsid w:val="000D69C9"/>
    <w:rsid w:val="000E0054"/>
    <w:rsid w:val="000E0A25"/>
    <w:rsid w:val="000E1DC1"/>
    <w:rsid w:val="000E21A1"/>
    <w:rsid w:val="000E57B1"/>
    <w:rsid w:val="000E5E54"/>
    <w:rsid w:val="000E5F29"/>
    <w:rsid w:val="000E78E6"/>
    <w:rsid w:val="000F27B6"/>
    <w:rsid w:val="000F31A6"/>
    <w:rsid w:val="000F4055"/>
    <w:rsid w:val="000F55F0"/>
    <w:rsid w:val="001020EA"/>
    <w:rsid w:val="00104322"/>
    <w:rsid w:val="001067C1"/>
    <w:rsid w:val="001118A0"/>
    <w:rsid w:val="00112438"/>
    <w:rsid w:val="00113BD4"/>
    <w:rsid w:val="00114463"/>
    <w:rsid w:val="00121AB5"/>
    <w:rsid w:val="00123D0C"/>
    <w:rsid w:val="001249A0"/>
    <w:rsid w:val="00130994"/>
    <w:rsid w:val="00131E3F"/>
    <w:rsid w:val="00132216"/>
    <w:rsid w:val="00140165"/>
    <w:rsid w:val="001413C3"/>
    <w:rsid w:val="00142FD6"/>
    <w:rsid w:val="00146CC2"/>
    <w:rsid w:val="001529A2"/>
    <w:rsid w:val="00153280"/>
    <w:rsid w:val="00153819"/>
    <w:rsid w:val="001544D3"/>
    <w:rsid w:val="00157FCF"/>
    <w:rsid w:val="00163A5D"/>
    <w:rsid w:val="00163DBB"/>
    <w:rsid w:val="00163F52"/>
    <w:rsid w:val="001643AC"/>
    <w:rsid w:val="00166722"/>
    <w:rsid w:val="00166AC5"/>
    <w:rsid w:val="00171663"/>
    <w:rsid w:val="00171B5C"/>
    <w:rsid w:val="0017231C"/>
    <w:rsid w:val="0017266F"/>
    <w:rsid w:val="001729D2"/>
    <w:rsid w:val="001733C5"/>
    <w:rsid w:val="00175B21"/>
    <w:rsid w:val="001772B0"/>
    <w:rsid w:val="00177E24"/>
    <w:rsid w:val="00180049"/>
    <w:rsid w:val="00180A85"/>
    <w:rsid w:val="00180C0B"/>
    <w:rsid w:val="001820F7"/>
    <w:rsid w:val="00182362"/>
    <w:rsid w:val="00182AB1"/>
    <w:rsid w:val="0018306F"/>
    <w:rsid w:val="00184FE9"/>
    <w:rsid w:val="0018637F"/>
    <w:rsid w:val="0018742B"/>
    <w:rsid w:val="00192681"/>
    <w:rsid w:val="00196A5F"/>
    <w:rsid w:val="00196E34"/>
    <w:rsid w:val="001A30A5"/>
    <w:rsid w:val="001B6417"/>
    <w:rsid w:val="001B750F"/>
    <w:rsid w:val="001C35C5"/>
    <w:rsid w:val="001C519B"/>
    <w:rsid w:val="001C7B02"/>
    <w:rsid w:val="001D39A7"/>
    <w:rsid w:val="001D4EB0"/>
    <w:rsid w:val="001E1559"/>
    <w:rsid w:val="001E4088"/>
    <w:rsid w:val="001E4EBE"/>
    <w:rsid w:val="001F07AA"/>
    <w:rsid w:val="001F3015"/>
    <w:rsid w:val="001F3155"/>
    <w:rsid w:val="001F38F1"/>
    <w:rsid w:val="001F5476"/>
    <w:rsid w:val="00200468"/>
    <w:rsid w:val="0020094E"/>
    <w:rsid w:val="00201454"/>
    <w:rsid w:val="00217182"/>
    <w:rsid w:val="0022323F"/>
    <w:rsid w:val="00223320"/>
    <w:rsid w:val="0022389F"/>
    <w:rsid w:val="0022720F"/>
    <w:rsid w:val="00227C02"/>
    <w:rsid w:val="0023193D"/>
    <w:rsid w:val="002349DE"/>
    <w:rsid w:val="0023615B"/>
    <w:rsid w:val="00236645"/>
    <w:rsid w:val="002412A1"/>
    <w:rsid w:val="00246202"/>
    <w:rsid w:val="002462F5"/>
    <w:rsid w:val="00246737"/>
    <w:rsid w:val="00251E92"/>
    <w:rsid w:val="002542BC"/>
    <w:rsid w:val="0025490D"/>
    <w:rsid w:val="00260642"/>
    <w:rsid w:val="0026100A"/>
    <w:rsid w:val="0026541B"/>
    <w:rsid w:val="00265964"/>
    <w:rsid w:val="00271697"/>
    <w:rsid w:val="002727FE"/>
    <w:rsid w:val="00272AD9"/>
    <w:rsid w:val="002806AD"/>
    <w:rsid w:val="0028130F"/>
    <w:rsid w:val="002852C9"/>
    <w:rsid w:val="002878F8"/>
    <w:rsid w:val="00292B3D"/>
    <w:rsid w:val="002971F1"/>
    <w:rsid w:val="002A1BE0"/>
    <w:rsid w:val="002A4D65"/>
    <w:rsid w:val="002A6E43"/>
    <w:rsid w:val="002B1682"/>
    <w:rsid w:val="002B1CA9"/>
    <w:rsid w:val="002B2448"/>
    <w:rsid w:val="002B3AAB"/>
    <w:rsid w:val="002C26FB"/>
    <w:rsid w:val="002C3321"/>
    <w:rsid w:val="002C7254"/>
    <w:rsid w:val="002C7707"/>
    <w:rsid w:val="002D1C62"/>
    <w:rsid w:val="002D5942"/>
    <w:rsid w:val="002E45D1"/>
    <w:rsid w:val="002F2CC1"/>
    <w:rsid w:val="002F38A3"/>
    <w:rsid w:val="002F51DF"/>
    <w:rsid w:val="003000B3"/>
    <w:rsid w:val="00301D63"/>
    <w:rsid w:val="00302FB2"/>
    <w:rsid w:val="00310626"/>
    <w:rsid w:val="00310AC8"/>
    <w:rsid w:val="00311BE5"/>
    <w:rsid w:val="00312A52"/>
    <w:rsid w:val="0032124A"/>
    <w:rsid w:val="003253AC"/>
    <w:rsid w:val="0032668A"/>
    <w:rsid w:val="00327955"/>
    <w:rsid w:val="00332FD9"/>
    <w:rsid w:val="003362E8"/>
    <w:rsid w:val="00337E25"/>
    <w:rsid w:val="003410CF"/>
    <w:rsid w:val="00351D7B"/>
    <w:rsid w:val="003568DD"/>
    <w:rsid w:val="00357F92"/>
    <w:rsid w:val="00360137"/>
    <w:rsid w:val="00361A84"/>
    <w:rsid w:val="003646EB"/>
    <w:rsid w:val="00370BA0"/>
    <w:rsid w:val="00371D0F"/>
    <w:rsid w:val="00373FC8"/>
    <w:rsid w:val="0037471D"/>
    <w:rsid w:val="00375AB4"/>
    <w:rsid w:val="00380D9F"/>
    <w:rsid w:val="00383ACA"/>
    <w:rsid w:val="00385A7E"/>
    <w:rsid w:val="00392DF1"/>
    <w:rsid w:val="00395AD5"/>
    <w:rsid w:val="003A6CB2"/>
    <w:rsid w:val="003B1336"/>
    <w:rsid w:val="003B34CC"/>
    <w:rsid w:val="003C0A97"/>
    <w:rsid w:val="003C173F"/>
    <w:rsid w:val="003C1A97"/>
    <w:rsid w:val="003C20DB"/>
    <w:rsid w:val="003C3C18"/>
    <w:rsid w:val="003C42CA"/>
    <w:rsid w:val="003C5B49"/>
    <w:rsid w:val="003C7754"/>
    <w:rsid w:val="003D3756"/>
    <w:rsid w:val="003D552E"/>
    <w:rsid w:val="003D66A7"/>
    <w:rsid w:val="003D68F4"/>
    <w:rsid w:val="003E02E6"/>
    <w:rsid w:val="003E0704"/>
    <w:rsid w:val="003E2125"/>
    <w:rsid w:val="003E4636"/>
    <w:rsid w:val="003E4ADB"/>
    <w:rsid w:val="003E5BDD"/>
    <w:rsid w:val="003E6958"/>
    <w:rsid w:val="003F1056"/>
    <w:rsid w:val="00400BE8"/>
    <w:rsid w:val="00401FF9"/>
    <w:rsid w:val="00407E79"/>
    <w:rsid w:val="00407E92"/>
    <w:rsid w:val="00410497"/>
    <w:rsid w:val="004119BF"/>
    <w:rsid w:val="00415152"/>
    <w:rsid w:val="00420A73"/>
    <w:rsid w:val="00421802"/>
    <w:rsid w:val="00422C17"/>
    <w:rsid w:val="00425D24"/>
    <w:rsid w:val="00430DEC"/>
    <w:rsid w:val="00430F38"/>
    <w:rsid w:val="0043218D"/>
    <w:rsid w:val="004333ED"/>
    <w:rsid w:val="00434286"/>
    <w:rsid w:val="00444832"/>
    <w:rsid w:val="0045003A"/>
    <w:rsid w:val="00456AEA"/>
    <w:rsid w:val="00460ABE"/>
    <w:rsid w:val="004618D3"/>
    <w:rsid w:val="004622D3"/>
    <w:rsid w:val="00462C3B"/>
    <w:rsid w:val="00465C71"/>
    <w:rsid w:val="00475AC0"/>
    <w:rsid w:val="00482186"/>
    <w:rsid w:val="00482784"/>
    <w:rsid w:val="00487742"/>
    <w:rsid w:val="00490B21"/>
    <w:rsid w:val="0049311A"/>
    <w:rsid w:val="00494508"/>
    <w:rsid w:val="004968D4"/>
    <w:rsid w:val="004A0C9D"/>
    <w:rsid w:val="004A5D03"/>
    <w:rsid w:val="004A6555"/>
    <w:rsid w:val="004A68C4"/>
    <w:rsid w:val="004B05A5"/>
    <w:rsid w:val="004B2743"/>
    <w:rsid w:val="004C1296"/>
    <w:rsid w:val="004C1DCA"/>
    <w:rsid w:val="004C2CED"/>
    <w:rsid w:val="004C3084"/>
    <w:rsid w:val="004C43C1"/>
    <w:rsid w:val="004D0ACA"/>
    <w:rsid w:val="004D12DB"/>
    <w:rsid w:val="004D13CE"/>
    <w:rsid w:val="004D1D3F"/>
    <w:rsid w:val="00507465"/>
    <w:rsid w:val="005151E6"/>
    <w:rsid w:val="0051565D"/>
    <w:rsid w:val="005208C0"/>
    <w:rsid w:val="00521722"/>
    <w:rsid w:val="00521ECE"/>
    <w:rsid w:val="00522BF9"/>
    <w:rsid w:val="00525402"/>
    <w:rsid w:val="0052709E"/>
    <w:rsid w:val="00527FD2"/>
    <w:rsid w:val="00535BB2"/>
    <w:rsid w:val="0054293D"/>
    <w:rsid w:val="00542A24"/>
    <w:rsid w:val="005438AD"/>
    <w:rsid w:val="00545A5E"/>
    <w:rsid w:val="00551CFB"/>
    <w:rsid w:val="005522F2"/>
    <w:rsid w:val="00556121"/>
    <w:rsid w:val="00560DD9"/>
    <w:rsid w:val="0056327A"/>
    <w:rsid w:val="00563B03"/>
    <w:rsid w:val="00564244"/>
    <w:rsid w:val="0056679D"/>
    <w:rsid w:val="00567FD1"/>
    <w:rsid w:val="005709AB"/>
    <w:rsid w:val="00572B9F"/>
    <w:rsid w:val="0057523B"/>
    <w:rsid w:val="00576843"/>
    <w:rsid w:val="0057697E"/>
    <w:rsid w:val="00577E5F"/>
    <w:rsid w:val="005821CA"/>
    <w:rsid w:val="005840B4"/>
    <w:rsid w:val="0058592A"/>
    <w:rsid w:val="005865EA"/>
    <w:rsid w:val="00587336"/>
    <w:rsid w:val="00590506"/>
    <w:rsid w:val="005A0759"/>
    <w:rsid w:val="005A0926"/>
    <w:rsid w:val="005A0F48"/>
    <w:rsid w:val="005A279B"/>
    <w:rsid w:val="005A4644"/>
    <w:rsid w:val="005A5283"/>
    <w:rsid w:val="005A6034"/>
    <w:rsid w:val="005B05F9"/>
    <w:rsid w:val="005B2E02"/>
    <w:rsid w:val="005B5909"/>
    <w:rsid w:val="005B6CA2"/>
    <w:rsid w:val="005C0481"/>
    <w:rsid w:val="005C5A09"/>
    <w:rsid w:val="005D7071"/>
    <w:rsid w:val="005E0323"/>
    <w:rsid w:val="005E105C"/>
    <w:rsid w:val="005E26FF"/>
    <w:rsid w:val="005F0B29"/>
    <w:rsid w:val="005F1C06"/>
    <w:rsid w:val="005F228B"/>
    <w:rsid w:val="005F2EDB"/>
    <w:rsid w:val="005F3AA7"/>
    <w:rsid w:val="005F3CEC"/>
    <w:rsid w:val="006010E6"/>
    <w:rsid w:val="006018DB"/>
    <w:rsid w:val="00601DD4"/>
    <w:rsid w:val="00602E2F"/>
    <w:rsid w:val="0060303F"/>
    <w:rsid w:val="006044ED"/>
    <w:rsid w:val="00612A96"/>
    <w:rsid w:val="006132E6"/>
    <w:rsid w:val="00613685"/>
    <w:rsid w:val="00617F95"/>
    <w:rsid w:val="00627884"/>
    <w:rsid w:val="00627954"/>
    <w:rsid w:val="00630892"/>
    <w:rsid w:val="0063140D"/>
    <w:rsid w:val="0063274A"/>
    <w:rsid w:val="00637810"/>
    <w:rsid w:val="00637C64"/>
    <w:rsid w:val="0064020F"/>
    <w:rsid w:val="00646683"/>
    <w:rsid w:val="006508AB"/>
    <w:rsid w:val="00651704"/>
    <w:rsid w:val="006576C5"/>
    <w:rsid w:val="00657C12"/>
    <w:rsid w:val="00662887"/>
    <w:rsid w:val="00663B36"/>
    <w:rsid w:val="006703E8"/>
    <w:rsid w:val="00672686"/>
    <w:rsid w:val="00675BA3"/>
    <w:rsid w:val="00676A44"/>
    <w:rsid w:val="006824F3"/>
    <w:rsid w:val="00682FC6"/>
    <w:rsid w:val="006837A0"/>
    <w:rsid w:val="00683942"/>
    <w:rsid w:val="006849B1"/>
    <w:rsid w:val="00684A55"/>
    <w:rsid w:val="00694856"/>
    <w:rsid w:val="006968C1"/>
    <w:rsid w:val="00697AF7"/>
    <w:rsid w:val="006A13AA"/>
    <w:rsid w:val="006A62D6"/>
    <w:rsid w:val="006A70BD"/>
    <w:rsid w:val="006A7ACA"/>
    <w:rsid w:val="006B0737"/>
    <w:rsid w:val="006B1043"/>
    <w:rsid w:val="006B3BC9"/>
    <w:rsid w:val="006B3EC6"/>
    <w:rsid w:val="006B59AC"/>
    <w:rsid w:val="006B6620"/>
    <w:rsid w:val="006C3393"/>
    <w:rsid w:val="006D0ADB"/>
    <w:rsid w:val="006D4B01"/>
    <w:rsid w:val="006D522A"/>
    <w:rsid w:val="006E0A2A"/>
    <w:rsid w:val="006E44AB"/>
    <w:rsid w:val="006E56F4"/>
    <w:rsid w:val="006F3EC1"/>
    <w:rsid w:val="00704247"/>
    <w:rsid w:val="00710529"/>
    <w:rsid w:val="00710F23"/>
    <w:rsid w:val="00711422"/>
    <w:rsid w:val="00715027"/>
    <w:rsid w:val="00720003"/>
    <w:rsid w:val="00722646"/>
    <w:rsid w:val="00727943"/>
    <w:rsid w:val="00732B2A"/>
    <w:rsid w:val="0073440F"/>
    <w:rsid w:val="00740665"/>
    <w:rsid w:val="007434AE"/>
    <w:rsid w:val="00746373"/>
    <w:rsid w:val="00760464"/>
    <w:rsid w:val="00762A1D"/>
    <w:rsid w:val="00767E99"/>
    <w:rsid w:val="0077005F"/>
    <w:rsid w:val="007707BC"/>
    <w:rsid w:val="00771F76"/>
    <w:rsid w:val="00772CCA"/>
    <w:rsid w:val="00772F4E"/>
    <w:rsid w:val="00776D2D"/>
    <w:rsid w:val="00783F1D"/>
    <w:rsid w:val="00784944"/>
    <w:rsid w:val="0078658A"/>
    <w:rsid w:val="0079075E"/>
    <w:rsid w:val="0079243D"/>
    <w:rsid w:val="007941BE"/>
    <w:rsid w:val="007A0544"/>
    <w:rsid w:val="007A1B3E"/>
    <w:rsid w:val="007A3116"/>
    <w:rsid w:val="007A4D3B"/>
    <w:rsid w:val="007A5697"/>
    <w:rsid w:val="007A7738"/>
    <w:rsid w:val="007A7A22"/>
    <w:rsid w:val="007B567C"/>
    <w:rsid w:val="007B577F"/>
    <w:rsid w:val="007B711B"/>
    <w:rsid w:val="007C0775"/>
    <w:rsid w:val="007C2830"/>
    <w:rsid w:val="007C5D7F"/>
    <w:rsid w:val="007D1DFE"/>
    <w:rsid w:val="007D4D86"/>
    <w:rsid w:val="007D69FC"/>
    <w:rsid w:val="007E0A98"/>
    <w:rsid w:val="007E2334"/>
    <w:rsid w:val="007F25B6"/>
    <w:rsid w:val="007F3667"/>
    <w:rsid w:val="007F5580"/>
    <w:rsid w:val="007F586C"/>
    <w:rsid w:val="007F62D0"/>
    <w:rsid w:val="007F669D"/>
    <w:rsid w:val="0080163E"/>
    <w:rsid w:val="00801FF1"/>
    <w:rsid w:val="0080252A"/>
    <w:rsid w:val="008030A4"/>
    <w:rsid w:val="00806CB3"/>
    <w:rsid w:val="00810C96"/>
    <w:rsid w:val="0081507A"/>
    <w:rsid w:val="00815675"/>
    <w:rsid w:val="008157BE"/>
    <w:rsid w:val="008166CB"/>
    <w:rsid w:val="008200BF"/>
    <w:rsid w:val="00822E3D"/>
    <w:rsid w:val="00824B18"/>
    <w:rsid w:val="00824F0D"/>
    <w:rsid w:val="00830F40"/>
    <w:rsid w:val="008356ED"/>
    <w:rsid w:val="00837E84"/>
    <w:rsid w:val="008400D7"/>
    <w:rsid w:val="008404C5"/>
    <w:rsid w:val="008435B4"/>
    <w:rsid w:val="00845405"/>
    <w:rsid w:val="0085569B"/>
    <w:rsid w:val="00860676"/>
    <w:rsid w:val="008611C0"/>
    <w:rsid w:val="008657B2"/>
    <w:rsid w:val="008677F7"/>
    <w:rsid w:val="00867BB0"/>
    <w:rsid w:val="008702E9"/>
    <w:rsid w:val="008708E8"/>
    <w:rsid w:val="008722EF"/>
    <w:rsid w:val="00872D26"/>
    <w:rsid w:val="008732EB"/>
    <w:rsid w:val="008806A0"/>
    <w:rsid w:val="00883800"/>
    <w:rsid w:val="00883E8E"/>
    <w:rsid w:val="00892BA7"/>
    <w:rsid w:val="0089421E"/>
    <w:rsid w:val="00895C3B"/>
    <w:rsid w:val="00896E4E"/>
    <w:rsid w:val="008977F4"/>
    <w:rsid w:val="008A1604"/>
    <w:rsid w:val="008A31CC"/>
    <w:rsid w:val="008A3729"/>
    <w:rsid w:val="008A7C3D"/>
    <w:rsid w:val="008B0BD7"/>
    <w:rsid w:val="008B1102"/>
    <w:rsid w:val="008B35AC"/>
    <w:rsid w:val="008B54D3"/>
    <w:rsid w:val="008B5CB2"/>
    <w:rsid w:val="008B74F2"/>
    <w:rsid w:val="008B7C7D"/>
    <w:rsid w:val="008C08C1"/>
    <w:rsid w:val="008C3F58"/>
    <w:rsid w:val="008C5FA3"/>
    <w:rsid w:val="008D37FB"/>
    <w:rsid w:val="008D5C8C"/>
    <w:rsid w:val="008D7BB0"/>
    <w:rsid w:val="008E0B60"/>
    <w:rsid w:val="008E1375"/>
    <w:rsid w:val="008E1B53"/>
    <w:rsid w:val="008E1E9E"/>
    <w:rsid w:val="008E5C59"/>
    <w:rsid w:val="008E5F21"/>
    <w:rsid w:val="008F1404"/>
    <w:rsid w:val="008F18D4"/>
    <w:rsid w:val="008F2034"/>
    <w:rsid w:val="00900FC3"/>
    <w:rsid w:val="0090150F"/>
    <w:rsid w:val="009103EE"/>
    <w:rsid w:val="00910A41"/>
    <w:rsid w:val="00911C94"/>
    <w:rsid w:val="00913AD2"/>
    <w:rsid w:val="00915839"/>
    <w:rsid w:val="009159E7"/>
    <w:rsid w:val="00916DF6"/>
    <w:rsid w:val="009179F6"/>
    <w:rsid w:val="00920990"/>
    <w:rsid w:val="00920C7B"/>
    <w:rsid w:val="00926262"/>
    <w:rsid w:val="009320AC"/>
    <w:rsid w:val="00936FCA"/>
    <w:rsid w:val="00937491"/>
    <w:rsid w:val="0094022F"/>
    <w:rsid w:val="00953A24"/>
    <w:rsid w:val="00955F41"/>
    <w:rsid w:val="0096069B"/>
    <w:rsid w:val="0096194D"/>
    <w:rsid w:val="00980DEE"/>
    <w:rsid w:val="00982CF6"/>
    <w:rsid w:val="00982D08"/>
    <w:rsid w:val="009855F4"/>
    <w:rsid w:val="009864ED"/>
    <w:rsid w:val="009874E5"/>
    <w:rsid w:val="00992C7A"/>
    <w:rsid w:val="00993AC0"/>
    <w:rsid w:val="00994CBF"/>
    <w:rsid w:val="00996F13"/>
    <w:rsid w:val="009A2947"/>
    <w:rsid w:val="009A4EBC"/>
    <w:rsid w:val="009A5AA4"/>
    <w:rsid w:val="009B2BD7"/>
    <w:rsid w:val="009C203A"/>
    <w:rsid w:val="009C3581"/>
    <w:rsid w:val="009C3EAB"/>
    <w:rsid w:val="009C54BD"/>
    <w:rsid w:val="009C6408"/>
    <w:rsid w:val="009D2493"/>
    <w:rsid w:val="009D26FC"/>
    <w:rsid w:val="009D62C2"/>
    <w:rsid w:val="009D7022"/>
    <w:rsid w:val="009E0FF8"/>
    <w:rsid w:val="009E3148"/>
    <w:rsid w:val="009E42A7"/>
    <w:rsid w:val="009E45AD"/>
    <w:rsid w:val="009F2ACB"/>
    <w:rsid w:val="009F440B"/>
    <w:rsid w:val="009F5114"/>
    <w:rsid w:val="009F614E"/>
    <w:rsid w:val="00A00632"/>
    <w:rsid w:val="00A0310A"/>
    <w:rsid w:val="00A03629"/>
    <w:rsid w:val="00A05534"/>
    <w:rsid w:val="00A06427"/>
    <w:rsid w:val="00A07B51"/>
    <w:rsid w:val="00A11022"/>
    <w:rsid w:val="00A13534"/>
    <w:rsid w:val="00A20252"/>
    <w:rsid w:val="00A21A8A"/>
    <w:rsid w:val="00A24470"/>
    <w:rsid w:val="00A30115"/>
    <w:rsid w:val="00A33FAD"/>
    <w:rsid w:val="00A3647D"/>
    <w:rsid w:val="00A36D0D"/>
    <w:rsid w:val="00A456E8"/>
    <w:rsid w:val="00A519C6"/>
    <w:rsid w:val="00A52448"/>
    <w:rsid w:val="00A534E7"/>
    <w:rsid w:val="00A54B88"/>
    <w:rsid w:val="00A56354"/>
    <w:rsid w:val="00A57740"/>
    <w:rsid w:val="00A621BA"/>
    <w:rsid w:val="00A63875"/>
    <w:rsid w:val="00A6611C"/>
    <w:rsid w:val="00A66139"/>
    <w:rsid w:val="00A67159"/>
    <w:rsid w:val="00A77C20"/>
    <w:rsid w:val="00A845C7"/>
    <w:rsid w:val="00A86CFD"/>
    <w:rsid w:val="00A92CDE"/>
    <w:rsid w:val="00A941D9"/>
    <w:rsid w:val="00A944D4"/>
    <w:rsid w:val="00A953ED"/>
    <w:rsid w:val="00A959F2"/>
    <w:rsid w:val="00A968F3"/>
    <w:rsid w:val="00AA1073"/>
    <w:rsid w:val="00AA51F9"/>
    <w:rsid w:val="00AA5B4F"/>
    <w:rsid w:val="00AA5D16"/>
    <w:rsid w:val="00AA5DE1"/>
    <w:rsid w:val="00AA6A4B"/>
    <w:rsid w:val="00AB2820"/>
    <w:rsid w:val="00AB30D3"/>
    <w:rsid w:val="00AB3726"/>
    <w:rsid w:val="00AB6870"/>
    <w:rsid w:val="00AB6FEC"/>
    <w:rsid w:val="00AC48A2"/>
    <w:rsid w:val="00AC4D3A"/>
    <w:rsid w:val="00AC75B0"/>
    <w:rsid w:val="00AC7F2C"/>
    <w:rsid w:val="00AD31C1"/>
    <w:rsid w:val="00AD772A"/>
    <w:rsid w:val="00AE0381"/>
    <w:rsid w:val="00AE20D0"/>
    <w:rsid w:val="00AE2E51"/>
    <w:rsid w:val="00AE7FE7"/>
    <w:rsid w:val="00AF1124"/>
    <w:rsid w:val="00AF1D8E"/>
    <w:rsid w:val="00AF31CE"/>
    <w:rsid w:val="00B004EB"/>
    <w:rsid w:val="00B070D5"/>
    <w:rsid w:val="00B1180F"/>
    <w:rsid w:val="00B14AAF"/>
    <w:rsid w:val="00B1575F"/>
    <w:rsid w:val="00B17B94"/>
    <w:rsid w:val="00B2094C"/>
    <w:rsid w:val="00B26531"/>
    <w:rsid w:val="00B26671"/>
    <w:rsid w:val="00B270F6"/>
    <w:rsid w:val="00B3410A"/>
    <w:rsid w:val="00B343CC"/>
    <w:rsid w:val="00B365B3"/>
    <w:rsid w:val="00B40078"/>
    <w:rsid w:val="00B42656"/>
    <w:rsid w:val="00B47699"/>
    <w:rsid w:val="00B50AE4"/>
    <w:rsid w:val="00B5207E"/>
    <w:rsid w:val="00B5250C"/>
    <w:rsid w:val="00B528D1"/>
    <w:rsid w:val="00B53FED"/>
    <w:rsid w:val="00B54E26"/>
    <w:rsid w:val="00B6043E"/>
    <w:rsid w:val="00B6151B"/>
    <w:rsid w:val="00B61C48"/>
    <w:rsid w:val="00B6366A"/>
    <w:rsid w:val="00B67CBF"/>
    <w:rsid w:val="00B7230D"/>
    <w:rsid w:val="00B76D4C"/>
    <w:rsid w:val="00B806EC"/>
    <w:rsid w:val="00B82791"/>
    <w:rsid w:val="00B82DD9"/>
    <w:rsid w:val="00B86C4D"/>
    <w:rsid w:val="00B90F9B"/>
    <w:rsid w:val="00B93890"/>
    <w:rsid w:val="00B93C7A"/>
    <w:rsid w:val="00B93DC3"/>
    <w:rsid w:val="00B95577"/>
    <w:rsid w:val="00BA0DC4"/>
    <w:rsid w:val="00BA1D8E"/>
    <w:rsid w:val="00BA78A4"/>
    <w:rsid w:val="00BB6F14"/>
    <w:rsid w:val="00BC43CA"/>
    <w:rsid w:val="00BC5838"/>
    <w:rsid w:val="00BD307C"/>
    <w:rsid w:val="00BD569E"/>
    <w:rsid w:val="00BD71BD"/>
    <w:rsid w:val="00BD79AB"/>
    <w:rsid w:val="00BD7CB9"/>
    <w:rsid w:val="00BE21E6"/>
    <w:rsid w:val="00BE33D9"/>
    <w:rsid w:val="00BE6E63"/>
    <w:rsid w:val="00BF041E"/>
    <w:rsid w:val="00BF2376"/>
    <w:rsid w:val="00BF381B"/>
    <w:rsid w:val="00BF68EE"/>
    <w:rsid w:val="00C03498"/>
    <w:rsid w:val="00C039C4"/>
    <w:rsid w:val="00C06EC4"/>
    <w:rsid w:val="00C178C0"/>
    <w:rsid w:val="00C178C5"/>
    <w:rsid w:val="00C2254F"/>
    <w:rsid w:val="00C22C92"/>
    <w:rsid w:val="00C24F22"/>
    <w:rsid w:val="00C251E9"/>
    <w:rsid w:val="00C32D6C"/>
    <w:rsid w:val="00C34111"/>
    <w:rsid w:val="00C353B9"/>
    <w:rsid w:val="00C355F8"/>
    <w:rsid w:val="00C37D02"/>
    <w:rsid w:val="00C40748"/>
    <w:rsid w:val="00C44F92"/>
    <w:rsid w:val="00C4618A"/>
    <w:rsid w:val="00C54064"/>
    <w:rsid w:val="00C55AE0"/>
    <w:rsid w:val="00C55F7A"/>
    <w:rsid w:val="00C62052"/>
    <w:rsid w:val="00C62CD5"/>
    <w:rsid w:val="00C62E85"/>
    <w:rsid w:val="00C6474D"/>
    <w:rsid w:val="00C65055"/>
    <w:rsid w:val="00C6696B"/>
    <w:rsid w:val="00C71F55"/>
    <w:rsid w:val="00C729D2"/>
    <w:rsid w:val="00C746D4"/>
    <w:rsid w:val="00C77908"/>
    <w:rsid w:val="00C81100"/>
    <w:rsid w:val="00C81E76"/>
    <w:rsid w:val="00C82620"/>
    <w:rsid w:val="00C83CB3"/>
    <w:rsid w:val="00C85EB7"/>
    <w:rsid w:val="00C87567"/>
    <w:rsid w:val="00CA30AD"/>
    <w:rsid w:val="00CA3E7E"/>
    <w:rsid w:val="00CA6B99"/>
    <w:rsid w:val="00CB6F1F"/>
    <w:rsid w:val="00CC28EF"/>
    <w:rsid w:val="00CC5A91"/>
    <w:rsid w:val="00CC6336"/>
    <w:rsid w:val="00CD0385"/>
    <w:rsid w:val="00CD1EB1"/>
    <w:rsid w:val="00CD375A"/>
    <w:rsid w:val="00CD3D99"/>
    <w:rsid w:val="00CD47D5"/>
    <w:rsid w:val="00CD51CA"/>
    <w:rsid w:val="00CD7328"/>
    <w:rsid w:val="00CD73D0"/>
    <w:rsid w:val="00CD7ADE"/>
    <w:rsid w:val="00CE0352"/>
    <w:rsid w:val="00CE07D5"/>
    <w:rsid w:val="00CE4B1B"/>
    <w:rsid w:val="00CE5970"/>
    <w:rsid w:val="00CE6A5D"/>
    <w:rsid w:val="00CF2EB0"/>
    <w:rsid w:val="00CF6AB5"/>
    <w:rsid w:val="00CF73E7"/>
    <w:rsid w:val="00D0134C"/>
    <w:rsid w:val="00D04536"/>
    <w:rsid w:val="00D06C4A"/>
    <w:rsid w:val="00D11E8E"/>
    <w:rsid w:val="00D13EE0"/>
    <w:rsid w:val="00D20CE5"/>
    <w:rsid w:val="00D222CF"/>
    <w:rsid w:val="00D24047"/>
    <w:rsid w:val="00D325CD"/>
    <w:rsid w:val="00D34FBF"/>
    <w:rsid w:val="00D37F69"/>
    <w:rsid w:val="00D420CD"/>
    <w:rsid w:val="00D42175"/>
    <w:rsid w:val="00D43907"/>
    <w:rsid w:val="00D444F2"/>
    <w:rsid w:val="00D44AC2"/>
    <w:rsid w:val="00D463EF"/>
    <w:rsid w:val="00D501EE"/>
    <w:rsid w:val="00D519AD"/>
    <w:rsid w:val="00D52385"/>
    <w:rsid w:val="00D564C2"/>
    <w:rsid w:val="00D635A5"/>
    <w:rsid w:val="00D645F2"/>
    <w:rsid w:val="00D6634F"/>
    <w:rsid w:val="00D71296"/>
    <w:rsid w:val="00D77838"/>
    <w:rsid w:val="00D77FC3"/>
    <w:rsid w:val="00D8101D"/>
    <w:rsid w:val="00D83A8E"/>
    <w:rsid w:val="00D85308"/>
    <w:rsid w:val="00D856DC"/>
    <w:rsid w:val="00D85E0B"/>
    <w:rsid w:val="00D86E15"/>
    <w:rsid w:val="00D91EB0"/>
    <w:rsid w:val="00D9363C"/>
    <w:rsid w:val="00D944B4"/>
    <w:rsid w:val="00DA0235"/>
    <w:rsid w:val="00DA051A"/>
    <w:rsid w:val="00DA45EF"/>
    <w:rsid w:val="00DB2176"/>
    <w:rsid w:val="00DB2A61"/>
    <w:rsid w:val="00DB4DF1"/>
    <w:rsid w:val="00DB55FC"/>
    <w:rsid w:val="00DB6BC2"/>
    <w:rsid w:val="00DC060B"/>
    <w:rsid w:val="00DC4E04"/>
    <w:rsid w:val="00DC7BA9"/>
    <w:rsid w:val="00DD10B3"/>
    <w:rsid w:val="00DE0E5A"/>
    <w:rsid w:val="00DE211A"/>
    <w:rsid w:val="00DF2749"/>
    <w:rsid w:val="00DF2BFD"/>
    <w:rsid w:val="00DF617B"/>
    <w:rsid w:val="00DF7CA7"/>
    <w:rsid w:val="00E02983"/>
    <w:rsid w:val="00E04FAC"/>
    <w:rsid w:val="00E05586"/>
    <w:rsid w:val="00E10893"/>
    <w:rsid w:val="00E1247B"/>
    <w:rsid w:val="00E12D87"/>
    <w:rsid w:val="00E144B8"/>
    <w:rsid w:val="00E145E3"/>
    <w:rsid w:val="00E15554"/>
    <w:rsid w:val="00E161D9"/>
    <w:rsid w:val="00E178B6"/>
    <w:rsid w:val="00E255F0"/>
    <w:rsid w:val="00E25859"/>
    <w:rsid w:val="00E30076"/>
    <w:rsid w:val="00E354D8"/>
    <w:rsid w:val="00E3772C"/>
    <w:rsid w:val="00E402BD"/>
    <w:rsid w:val="00E41457"/>
    <w:rsid w:val="00E450D0"/>
    <w:rsid w:val="00E45349"/>
    <w:rsid w:val="00E60295"/>
    <w:rsid w:val="00E657D4"/>
    <w:rsid w:val="00E676FC"/>
    <w:rsid w:val="00E70B8C"/>
    <w:rsid w:val="00E82BDC"/>
    <w:rsid w:val="00E869A3"/>
    <w:rsid w:val="00E872B5"/>
    <w:rsid w:val="00E87549"/>
    <w:rsid w:val="00E87E2E"/>
    <w:rsid w:val="00E90811"/>
    <w:rsid w:val="00E93E9B"/>
    <w:rsid w:val="00E940F3"/>
    <w:rsid w:val="00E95C35"/>
    <w:rsid w:val="00E96830"/>
    <w:rsid w:val="00E9715E"/>
    <w:rsid w:val="00E97CFD"/>
    <w:rsid w:val="00EA0772"/>
    <w:rsid w:val="00EA2211"/>
    <w:rsid w:val="00EA46B7"/>
    <w:rsid w:val="00EA769F"/>
    <w:rsid w:val="00EB2771"/>
    <w:rsid w:val="00EB61E3"/>
    <w:rsid w:val="00EC1696"/>
    <w:rsid w:val="00EC17DB"/>
    <w:rsid w:val="00EC33F9"/>
    <w:rsid w:val="00EC4A8D"/>
    <w:rsid w:val="00EC79D0"/>
    <w:rsid w:val="00ED1DFE"/>
    <w:rsid w:val="00ED2BB3"/>
    <w:rsid w:val="00ED3CE1"/>
    <w:rsid w:val="00ED4299"/>
    <w:rsid w:val="00EE0ADC"/>
    <w:rsid w:val="00EE0EC8"/>
    <w:rsid w:val="00EE259C"/>
    <w:rsid w:val="00EE6637"/>
    <w:rsid w:val="00EE6B98"/>
    <w:rsid w:val="00EE7850"/>
    <w:rsid w:val="00EE7CD9"/>
    <w:rsid w:val="00EF4CE1"/>
    <w:rsid w:val="00EF749B"/>
    <w:rsid w:val="00F05839"/>
    <w:rsid w:val="00F07CD3"/>
    <w:rsid w:val="00F07D45"/>
    <w:rsid w:val="00F111F5"/>
    <w:rsid w:val="00F1187B"/>
    <w:rsid w:val="00F1587D"/>
    <w:rsid w:val="00F215F1"/>
    <w:rsid w:val="00F2221D"/>
    <w:rsid w:val="00F242A4"/>
    <w:rsid w:val="00F31E3C"/>
    <w:rsid w:val="00F33073"/>
    <w:rsid w:val="00F36CE8"/>
    <w:rsid w:val="00F37630"/>
    <w:rsid w:val="00F40503"/>
    <w:rsid w:val="00F4449F"/>
    <w:rsid w:val="00F476AD"/>
    <w:rsid w:val="00F51D1D"/>
    <w:rsid w:val="00F560B8"/>
    <w:rsid w:val="00F56821"/>
    <w:rsid w:val="00F56BDA"/>
    <w:rsid w:val="00F57D62"/>
    <w:rsid w:val="00F60284"/>
    <w:rsid w:val="00F61A25"/>
    <w:rsid w:val="00F72CAD"/>
    <w:rsid w:val="00F72F11"/>
    <w:rsid w:val="00F7506C"/>
    <w:rsid w:val="00F80ED3"/>
    <w:rsid w:val="00F82EA8"/>
    <w:rsid w:val="00F84069"/>
    <w:rsid w:val="00F9181C"/>
    <w:rsid w:val="00F956DA"/>
    <w:rsid w:val="00F96006"/>
    <w:rsid w:val="00FA23E9"/>
    <w:rsid w:val="00FA3858"/>
    <w:rsid w:val="00FA6B87"/>
    <w:rsid w:val="00FB04F1"/>
    <w:rsid w:val="00FB0934"/>
    <w:rsid w:val="00FB18FB"/>
    <w:rsid w:val="00FB19AC"/>
    <w:rsid w:val="00FB38E6"/>
    <w:rsid w:val="00FB40CF"/>
    <w:rsid w:val="00FB4618"/>
    <w:rsid w:val="00FC2AE0"/>
    <w:rsid w:val="00FC6B7A"/>
    <w:rsid w:val="00FD066A"/>
    <w:rsid w:val="00FD1FF8"/>
    <w:rsid w:val="00FE02B2"/>
    <w:rsid w:val="00FE053C"/>
    <w:rsid w:val="00FE1A5D"/>
    <w:rsid w:val="00FE2D41"/>
    <w:rsid w:val="00FE5C40"/>
    <w:rsid w:val="00FE6B8E"/>
    <w:rsid w:val="00FE6D54"/>
    <w:rsid w:val="00FF2FF3"/>
    <w:rsid w:val="013832C5"/>
    <w:rsid w:val="5CAA6A4E"/>
    <w:rsid w:val="6EC8C8A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AEED92"/>
  <w15:chartTrackingRefBased/>
  <w15:docId w15:val="{A7D1A81A-A437-424D-ABA9-ED1953D48E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249A0"/>
    <w:pPr>
      <w:spacing w:after="0" w:line="240" w:lineRule="auto"/>
    </w:pPr>
    <w:rPr>
      <w:rFonts w:ascii="Times New Roman" w:eastAsia="Times New Roman" w:hAnsi="Times New Roman" w:cs="Times New Roman"/>
      <w:sz w:val="24"/>
      <w:szCs w:val="24"/>
      <w:lang w:eastAsia="es-CO"/>
    </w:rPr>
  </w:style>
  <w:style w:type="paragraph" w:styleId="Ttulo1">
    <w:name w:val="heading 1"/>
    <w:basedOn w:val="Normal"/>
    <w:link w:val="Ttulo1Car"/>
    <w:autoRedefine/>
    <w:uiPriority w:val="9"/>
    <w:qFormat/>
    <w:rsid w:val="00637C64"/>
    <w:pPr>
      <w:spacing w:before="100" w:beforeAutospacing="1" w:after="100" w:afterAutospacing="1"/>
      <w:jc w:val="center"/>
      <w:outlineLvl w:val="0"/>
    </w:pPr>
    <w:rPr>
      <w:rFonts w:ascii="Arial" w:hAnsi="Arial" w:cs="Arial"/>
      <w:b/>
      <w:bCs/>
      <w:kern w:val="36"/>
      <w:szCs w:val="20"/>
      <w:lang w:eastAsia="es-AR"/>
    </w:rPr>
  </w:style>
  <w:style w:type="paragraph" w:styleId="Ttulo2">
    <w:name w:val="heading 2"/>
    <w:basedOn w:val="Normal"/>
    <w:link w:val="Ttulo2Car"/>
    <w:autoRedefine/>
    <w:uiPriority w:val="9"/>
    <w:qFormat/>
    <w:rsid w:val="00A941D9"/>
    <w:pPr>
      <w:numPr>
        <w:ilvl w:val="1"/>
        <w:numId w:val="12"/>
      </w:numPr>
      <w:spacing w:before="100" w:beforeAutospacing="1" w:after="100" w:afterAutospacing="1"/>
      <w:ind w:left="0" w:firstLine="0"/>
      <w:outlineLvl w:val="1"/>
    </w:pPr>
    <w:rPr>
      <w:rFonts w:ascii="Arial" w:hAnsi="Arial" w:cs="Arial"/>
      <w:b/>
      <w:bCs/>
      <w:caps/>
      <w:lang w:bidi="hi-IN"/>
    </w:rPr>
  </w:style>
  <w:style w:type="paragraph" w:styleId="Ttulo3">
    <w:name w:val="heading 3"/>
    <w:basedOn w:val="Normal"/>
    <w:next w:val="Normal"/>
    <w:link w:val="Ttulo3Car"/>
    <w:uiPriority w:val="9"/>
    <w:unhideWhenUsed/>
    <w:qFormat/>
    <w:rsid w:val="00153280"/>
    <w:pPr>
      <w:keepNext/>
      <w:keepLines/>
      <w:spacing w:before="140"/>
      <w:ind w:left="720" w:hanging="720"/>
      <w:outlineLvl w:val="2"/>
    </w:pPr>
    <w:rPr>
      <w:rFonts w:ascii="Arial" w:eastAsiaTheme="majorEastAsia" w:hAnsi="Arial" w:cstheme="majorBidi"/>
      <w:bCs/>
      <w:lang w:eastAsia="es-AR"/>
    </w:rPr>
  </w:style>
  <w:style w:type="paragraph" w:styleId="Ttulo4">
    <w:name w:val="heading 4"/>
    <w:basedOn w:val="Normal"/>
    <w:next w:val="Normal"/>
    <w:link w:val="Ttulo4Car"/>
    <w:uiPriority w:val="9"/>
    <w:unhideWhenUsed/>
    <w:qFormat/>
    <w:rsid w:val="001249A0"/>
    <w:pPr>
      <w:keepNext/>
      <w:keepLines/>
      <w:spacing w:before="200"/>
      <w:ind w:left="864" w:hanging="864"/>
      <w:outlineLvl w:val="3"/>
    </w:pPr>
    <w:rPr>
      <w:rFonts w:ascii="Century Gothic" w:eastAsiaTheme="majorEastAsia" w:hAnsi="Century Gothic" w:cstheme="majorBidi"/>
      <w:bCs/>
      <w:iCs/>
      <w:sz w:val="20"/>
    </w:rPr>
  </w:style>
  <w:style w:type="paragraph" w:styleId="Ttulo5">
    <w:name w:val="heading 5"/>
    <w:basedOn w:val="Normal"/>
    <w:next w:val="Normal"/>
    <w:link w:val="Ttulo5Car"/>
    <w:uiPriority w:val="9"/>
    <w:semiHidden/>
    <w:unhideWhenUsed/>
    <w:qFormat/>
    <w:rsid w:val="001249A0"/>
    <w:pPr>
      <w:keepNext/>
      <w:keepLines/>
      <w:spacing w:before="200"/>
      <w:ind w:left="1008" w:hanging="1008"/>
      <w:outlineLvl w:val="4"/>
    </w:pPr>
    <w:rPr>
      <w:rFonts w:asciiTheme="majorHAnsi" w:eastAsiaTheme="majorEastAsia" w:hAnsiTheme="majorHAnsi" w:cstheme="majorBidi"/>
      <w:color w:val="1F3763" w:themeColor="accent1" w:themeShade="7F"/>
    </w:rPr>
  </w:style>
  <w:style w:type="paragraph" w:styleId="Ttulo6">
    <w:name w:val="heading 6"/>
    <w:basedOn w:val="Normal"/>
    <w:next w:val="Normal"/>
    <w:link w:val="Ttulo6Car"/>
    <w:uiPriority w:val="9"/>
    <w:semiHidden/>
    <w:unhideWhenUsed/>
    <w:qFormat/>
    <w:rsid w:val="001249A0"/>
    <w:pPr>
      <w:keepNext/>
      <w:keepLines/>
      <w:spacing w:before="200"/>
      <w:ind w:left="1152" w:hanging="1152"/>
      <w:outlineLvl w:val="5"/>
    </w:pPr>
    <w:rPr>
      <w:rFonts w:asciiTheme="majorHAnsi" w:eastAsiaTheme="majorEastAsia" w:hAnsiTheme="majorHAnsi" w:cstheme="majorBidi"/>
      <w:i/>
      <w:iCs/>
      <w:color w:val="1F3763" w:themeColor="accent1" w:themeShade="7F"/>
    </w:rPr>
  </w:style>
  <w:style w:type="paragraph" w:styleId="Ttulo7">
    <w:name w:val="heading 7"/>
    <w:basedOn w:val="Normal"/>
    <w:next w:val="Normal"/>
    <w:link w:val="Ttulo7Car"/>
    <w:uiPriority w:val="9"/>
    <w:semiHidden/>
    <w:unhideWhenUsed/>
    <w:qFormat/>
    <w:rsid w:val="001249A0"/>
    <w:pPr>
      <w:keepNext/>
      <w:keepLines/>
      <w:spacing w:before="200"/>
      <w:ind w:left="1296" w:hanging="1296"/>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1249A0"/>
    <w:pPr>
      <w:keepNext/>
      <w:keepLines/>
      <w:spacing w:before="200"/>
      <w:ind w:left="1440" w:hanging="144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1249A0"/>
    <w:pPr>
      <w:keepNext/>
      <w:keepLines/>
      <w:spacing w:before="20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37C64"/>
    <w:rPr>
      <w:rFonts w:ascii="Arial" w:eastAsia="Times New Roman" w:hAnsi="Arial" w:cs="Arial"/>
      <w:b/>
      <w:bCs/>
      <w:kern w:val="36"/>
      <w:sz w:val="24"/>
      <w:szCs w:val="20"/>
      <w:lang w:eastAsia="es-AR"/>
    </w:rPr>
  </w:style>
  <w:style w:type="character" w:customStyle="1" w:styleId="Ttulo2Car">
    <w:name w:val="Título 2 Car"/>
    <w:basedOn w:val="Fuentedeprrafopredeter"/>
    <w:link w:val="Ttulo2"/>
    <w:uiPriority w:val="9"/>
    <w:rsid w:val="00A941D9"/>
    <w:rPr>
      <w:rFonts w:ascii="Arial" w:eastAsia="Times New Roman" w:hAnsi="Arial" w:cs="Arial"/>
      <w:b/>
      <w:bCs/>
      <w:caps/>
      <w:sz w:val="24"/>
      <w:szCs w:val="24"/>
      <w:lang w:eastAsia="es-CO" w:bidi="hi-IN"/>
    </w:rPr>
  </w:style>
  <w:style w:type="character" w:customStyle="1" w:styleId="Ttulo3Car">
    <w:name w:val="Título 3 Car"/>
    <w:basedOn w:val="Fuentedeprrafopredeter"/>
    <w:link w:val="Ttulo3"/>
    <w:uiPriority w:val="9"/>
    <w:rsid w:val="00153280"/>
    <w:rPr>
      <w:rFonts w:ascii="Arial" w:eastAsiaTheme="majorEastAsia" w:hAnsi="Arial" w:cstheme="majorBidi"/>
      <w:bCs/>
      <w:sz w:val="24"/>
      <w:szCs w:val="24"/>
      <w:lang w:eastAsia="es-AR"/>
    </w:rPr>
  </w:style>
  <w:style w:type="character" w:customStyle="1" w:styleId="Ttulo4Car">
    <w:name w:val="Título 4 Car"/>
    <w:basedOn w:val="Fuentedeprrafopredeter"/>
    <w:link w:val="Ttulo4"/>
    <w:uiPriority w:val="9"/>
    <w:rsid w:val="001249A0"/>
    <w:rPr>
      <w:rFonts w:ascii="Century Gothic" w:eastAsiaTheme="majorEastAsia" w:hAnsi="Century Gothic" w:cstheme="majorBidi"/>
      <w:bCs/>
      <w:iCs/>
      <w:sz w:val="20"/>
      <w:szCs w:val="24"/>
      <w:lang w:eastAsia="es-CO"/>
    </w:rPr>
  </w:style>
  <w:style w:type="character" w:customStyle="1" w:styleId="Ttulo5Car">
    <w:name w:val="Título 5 Car"/>
    <w:basedOn w:val="Fuentedeprrafopredeter"/>
    <w:link w:val="Ttulo5"/>
    <w:uiPriority w:val="9"/>
    <w:semiHidden/>
    <w:rsid w:val="001249A0"/>
    <w:rPr>
      <w:rFonts w:asciiTheme="majorHAnsi" w:eastAsiaTheme="majorEastAsia" w:hAnsiTheme="majorHAnsi" w:cstheme="majorBidi"/>
      <w:color w:val="1F3763" w:themeColor="accent1" w:themeShade="7F"/>
      <w:sz w:val="24"/>
      <w:szCs w:val="24"/>
      <w:lang w:eastAsia="es-CO"/>
    </w:rPr>
  </w:style>
  <w:style w:type="character" w:customStyle="1" w:styleId="Ttulo6Car">
    <w:name w:val="Título 6 Car"/>
    <w:basedOn w:val="Fuentedeprrafopredeter"/>
    <w:link w:val="Ttulo6"/>
    <w:uiPriority w:val="9"/>
    <w:semiHidden/>
    <w:rsid w:val="001249A0"/>
    <w:rPr>
      <w:rFonts w:asciiTheme="majorHAnsi" w:eastAsiaTheme="majorEastAsia" w:hAnsiTheme="majorHAnsi" w:cstheme="majorBidi"/>
      <w:i/>
      <w:iCs/>
      <w:color w:val="1F3763" w:themeColor="accent1" w:themeShade="7F"/>
      <w:sz w:val="24"/>
      <w:szCs w:val="24"/>
      <w:lang w:eastAsia="es-CO"/>
    </w:rPr>
  </w:style>
  <w:style w:type="character" w:customStyle="1" w:styleId="Ttulo7Car">
    <w:name w:val="Título 7 Car"/>
    <w:basedOn w:val="Fuentedeprrafopredeter"/>
    <w:link w:val="Ttulo7"/>
    <w:uiPriority w:val="9"/>
    <w:semiHidden/>
    <w:rsid w:val="001249A0"/>
    <w:rPr>
      <w:rFonts w:asciiTheme="majorHAnsi" w:eastAsiaTheme="majorEastAsia" w:hAnsiTheme="majorHAnsi" w:cstheme="majorBidi"/>
      <w:i/>
      <w:iCs/>
      <w:color w:val="404040" w:themeColor="text1" w:themeTint="BF"/>
      <w:sz w:val="24"/>
      <w:szCs w:val="24"/>
      <w:lang w:eastAsia="es-CO"/>
    </w:rPr>
  </w:style>
  <w:style w:type="character" w:customStyle="1" w:styleId="Ttulo8Car">
    <w:name w:val="Título 8 Car"/>
    <w:basedOn w:val="Fuentedeprrafopredeter"/>
    <w:link w:val="Ttulo8"/>
    <w:uiPriority w:val="9"/>
    <w:semiHidden/>
    <w:rsid w:val="001249A0"/>
    <w:rPr>
      <w:rFonts w:asciiTheme="majorHAnsi" w:eastAsiaTheme="majorEastAsia" w:hAnsiTheme="majorHAnsi" w:cstheme="majorBidi"/>
      <w:color w:val="404040" w:themeColor="text1" w:themeTint="BF"/>
      <w:sz w:val="20"/>
      <w:szCs w:val="20"/>
      <w:lang w:eastAsia="es-CO"/>
    </w:rPr>
  </w:style>
  <w:style w:type="character" w:customStyle="1" w:styleId="Ttulo9Car">
    <w:name w:val="Título 9 Car"/>
    <w:basedOn w:val="Fuentedeprrafopredeter"/>
    <w:link w:val="Ttulo9"/>
    <w:uiPriority w:val="9"/>
    <w:semiHidden/>
    <w:rsid w:val="001249A0"/>
    <w:rPr>
      <w:rFonts w:asciiTheme="majorHAnsi" w:eastAsiaTheme="majorEastAsia" w:hAnsiTheme="majorHAnsi" w:cstheme="majorBidi"/>
      <w:i/>
      <w:iCs/>
      <w:color w:val="404040" w:themeColor="text1" w:themeTint="BF"/>
      <w:sz w:val="20"/>
      <w:szCs w:val="20"/>
      <w:lang w:eastAsia="es-CO"/>
    </w:rPr>
  </w:style>
  <w:style w:type="paragraph" w:styleId="Prrafodelista">
    <w:name w:val="List Paragraph"/>
    <w:basedOn w:val="Normal"/>
    <w:link w:val="PrrafodelistaCar"/>
    <w:uiPriority w:val="34"/>
    <w:qFormat/>
    <w:rsid w:val="001249A0"/>
    <w:pPr>
      <w:ind w:left="720"/>
      <w:contextualSpacing/>
    </w:pPr>
  </w:style>
  <w:style w:type="character" w:customStyle="1" w:styleId="PrrafodelistaCar">
    <w:name w:val="Párrafo de lista Car"/>
    <w:link w:val="Prrafodelista"/>
    <w:uiPriority w:val="34"/>
    <w:rsid w:val="001249A0"/>
    <w:rPr>
      <w:rFonts w:ascii="Times New Roman" w:eastAsia="Times New Roman" w:hAnsi="Times New Roman" w:cs="Times New Roman"/>
      <w:sz w:val="24"/>
      <w:szCs w:val="24"/>
      <w:lang w:eastAsia="es-CO"/>
    </w:rPr>
  </w:style>
  <w:style w:type="paragraph" w:styleId="Descripcin">
    <w:name w:val="caption"/>
    <w:basedOn w:val="Normal"/>
    <w:next w:val="Normal"/>
    <w:uiPriority w:val="35"/>
    <w:unhideWhenUsed/>
    <w:qFormat/>
    <w:rsid w:val="001249A0"/>
    <w:rPr>
      <w:b/>
      <w:bCs/>
      <w:color w:val="4472C4" w:themeColor="accent1"/>
      <w:sz w:val="18"/>
      <w:szCs w:val="18"/>
    </w:rPr>
  </w:style>
  <w:style w:type="paragraph" w:styleId="Textodeglobo">
    <w:name w:val="Balloon Text"/>
    <w:basedOn w:val="Normal"/>
    <w:link w:val="TextodegloboCar"/>
    <w:uiPriority w:val="99"/>
    <w:semiHidden/>
    <w:unhideWhenUsed/>
    <w:rsid w:val="001249A0"/>
    <w:rPr>
      <w:rFonts w:ascii="Tahoma" w:hAnsi="Tahoma" w:cs="Tahoma"/>
      <w:sz w:val="16"/>
      <w:szCs w:val="16"/>
    </w:rPr>
  </w:style>
  <w:style w:type="character" w:customStyle="1" w:styleId="TextodegloboCar">
    <w:name w:val="Texto de globo Car"/>
    <w:basedOn w:val="Fuentedeprrafopredeter"/>
    <w:link w:val="Textodeglobo"/>
    <w:uiPriority w:val="99"/>
    <w:semiHidden/>
    <w:rsid w:val="001249A0"/>
    <w:rPr>
      <w:rFonts w:ascii="Tahoma" w:eastAsia="Times New Roman" w:hAnsi="Tahoma" w:cs="Tahoma"/>
      <w:sz w:val="16"/>
      <w:szCs w:val="16"/>
      <w:lang w:eastAsia="es-CO"/>
    </w:rPr>
  </w:style>
  <w:style w:type="paragraph" w:styleId="Encabezado">
    <w:name w:val="header"/>
    <w:basedOn w:val="Normal"/>
    <w:link w:val="EncabezadoCar"/>
    <w:uiPriority w:val="99"/>
    <w:unhideWhenUsed/>
    <w:rsid w:val="001249A0"/>
    <w:pPr>
      <w:tabs>
        <w:tab w:val="center" w:pos="4680"/>
        <w:tab w:val="right" w:pos="9360"/>
      </w:tabs>
    </w:pPr>
  </w:style>
  <w:style w:type="character" w:customStyle="1" w:styleId="EncabezadoCar">
    <w:name w:val="Encabezado Car"/>
    <w:basedOn w:val="Fuentedeprrafopredeter"/>
    <w:link w:val="Encabezado"/>
    <w:uiPriority w:val="99"/>
    <w:rsid w:val="001249A0"/>
    <w:rPr>
      <w:rFonts w:ascii="Times New Roman" w:eastAsia="Times New Roman" w:hAnsi="Times New Roman" w:cs="Times New Roman"/>
      <w:sz w:val="24"/>
      <w:szCs w:val="24"/>
      <w:lang w:eastAsia="es-CO"/>
    </w:rPr>
  </w:style>
  <w:style w:type="paragraph" w:styleId="Piedepgina">
    <w:name w:val="footer"/>
    <w:aliases w:val="TextoDerecha"/>
    <w:basedOn w:val="Normal"/>
    <w:link w:val="PiedepginaCar"/>
    <w:unhideWhenUsed/>
    <w:rsid w:val="001249A0"/>
    <w:pPr>
      <w:tabs>
        <w:tab w:val="center" w:pos="4680"/>
        <w:tab w:val="right" w:pos="9360"/>
      </w:tabs>
    </w:pPr>
  </w:style>
  <w:style w:type="character" w:customStyle="1" w:styleId="PiedepginaCar">
    <w:name w:val="Pie de página Car"/>
    <w:aliases w:val="TextoDerecha Car"/>
    <w:basedOn w:val="Fuentedeprrafopredeter"/>
    <w:link w:val="Piedepgina"/>
    <w:rsid w:val="001249A0"/>
    <w:rPr>
      <w:rFonts w:ascii="Times New Roman" w:eastAsia="Times New Roman" w:hAnsi="Times New Roman" w:cs="Times New Roman"/>
      <w:sz w:val="24"/>
      <w:szCs w:val="24"/>
      <w:lang w:eastAsia="es-CO"/>
    </w:rPr>
  </w:style>
  <w:style w:type="table" w:styleId="Tablaconcuadrcula">
    <w:name w:val="Table Grid"/>
    <w:basedOn w:val="Tablanormal"/>
    <w:uiPriority w:val="59"/>
    <w:rsid w:val="001249A0"/>
    <w:pPr>
      <w:spacing w:after="0" w:line="240" w:lineRule="auto"/>
    </w:pPr>
    <w:rPr>
      <w:rFonts w:eastAsiaTheme="minorEastAsia"/>
      <w:lang w:eastAsia="es-A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1249A0"/>
    <w:pPr>
      <w:keepNext/>
      <w:keepLines/>
      <w:spacing w:before="480" w:beforeAutospacing="0" w:after="240" w:afterAutospacing="0" w:line="360" w:lineRule="auto"/>
      <w:ind w:left="3905" w:hanging="360"/>
      <w:outlineLvl w:val="9"/>
    </w:pPr>
    <w:rPr>
      <w:rFonts w:ascii="Century Gothic" w:eastAsiaTheme="majorEastAsia" w:hAnsi="Century Gothic" w:cstheme="majorBidi"/>
      <w:kern w:val="0"/>
      <w:sz w:val="20"/>
      <w:szCs w:val="28"/>
    </w:rPr>
  </w:style>
  <w:style w:type="paragraph" w:styleId="TDC1">
    <w:name w:val="toc 1"/>
    <w:basedOn w:val="Normal"/>
    <w:next w:val="Normal"/>
    <w:autoRedefine/>
    <w:uiPriority w:val="39"/>
    <w:unhideWhenUsed/>
    <w:rsid w:val="001249A0"/>
    <w:pPr>
      <w:tabs>
        <w:tab w:val="left" w:pos="440"/>
        <w:tab w:val="right" w:leader="dot" w:pos="9743"/>
      </w:tabs>
      <w:spacing w:after="100"/>
      <w:jc w:val="both"/>
    </w:pPr>
    <w:rPr>
      <w:lang w:eastAsia="es-AR"/>
    </w:rPr>
  </w:style>
  <w:style w:type="paragraph" w:styleId="TDC2">
    <w:name w:val="toc 2"/>
    <w:basedOn w:val="Normal"/>
    <w:next w:val="Normal"/>
    <w:autoRedefine/>
    <w:uiPriority w:val="39"/>
    <w:unhideWhenUsed/>
    <w:rsid w:val="001249A0"/>
    <w:pPr>
      <w:spacing w:after="100"/>
      <w:ind w:left="220"/>
    </w:pPr>
    <w:rPr>
      <w:lang w:eastAsia="es-AR"/>
    </w:rPr>
  </w:style>
  <w:style w:type="paragraph" w:styleId="TDC3">
    <w:name w:val="toc 3"/>
    <w:basedOn w:val="Normal"/>
    <w:next w:val="Normal"/>
    <w:autoRedefine/>
    <w:uiPriority w:val="39"/>
    <w:unhideWhenUsed/>
    <w:rsid w:val="001249A0"/>
    <w:pPr>
      <w:tabs>
        <w:tab w:val="left" w:pos="1320"/>
        <w:tab w:val="right" w:leader="dot" w:pos="9743"/>
      </w:tabs>
      <w:spacing w:after="100"/>
      <w:ind w:left="440"/>
      <w:jc w:val="both"/>
    </w:pPr>
    <w:rPr>
      <w:lang w:eastAsia="es-AR"/>
    </w:rPr>
  </w:style>
  <w:style w:type="character" w:styleId="Hipervnculo">
    <w:name w:val="Hyperlink"/>
    <w:basedOn w:val="Fuentedeprrafopredeter"/>
    <w:uiPriority w:val="99"/>
    <w:unhideWhenUsed/>
    <w:rsid w:val="001249A0"/>
    <w:rPr>
      <w:color w:val="0563C1" w:themeColor="hyperlink"/>
      <w:u w:val="single"/>
    </w:rPr>
  </w:style>
  <w:style w:type="character" w:styleId="Textodelmarcadordeposicin">
    <w:name w:val="Placeholder Text"/>
    <w:basedOn w:val="Fuentedeprrafopredeter"/>
    <w:uiPriority w:val="99"/>
    <w:semiHidden/>
    <w:rsid w:val="001249A0"/>
    <w:rPr>
      <w:color w:val="808080"/>
    </w:rPr>
  </w:style>
  <w:style w:type="paragraph" w:styleId="Ttulo">
    <w:name w:val="Title"/>
    <w:basedOn w:val="Normal"/>
    <w:next w:val="Normal"/>
    <w:link w:val="TtuloCar"/>
    <w:uiPriority w:val="10"/>
    <w:qFormat/>
    <w:rsid w:val="001249A0"/>
    <w:pPr>
      <w:pBdr>
        <w:bottom w:val="single" w:sz="8" w:space="4" w:color="4472C4" w:themeColor="accent1"/>
      </w:pBdr>
      <w:spacing w:after="300"/>
      <w:contextualSpacing/>
    </w:pPr>
    <w:rPr>
      <w:rFonts w:asciiTheme="majorHAnsi" w:eastAsiaTheme="majorEastAsia" w:hAnsiTheme="majorHAnsi" w:cstheme="majorBidi"/>
      <w:color w:val="2F5496" w:themeColor="accent1" w:themeShade="BF"/>
      <w:spacing w:val="5"/>
      <w:kern w:val="28"/>
      <w:sz w:val="52"/>
      <w:szCs w:val="52"/>
    </w:rPr>
  </w:style>
  <w:style w:type="character" w:customStyle="1" w:styleId="TtuloCar">
    <w:name w:val="Título Car"/>
    <w:basedOn w:val="Fuentedeprrafopredeter"/>
    <w:link w:val="Ttulo"/>
    <w:uiPriority w:val="10"/>
    <w:rsid w:val="001249A0"/>
    <w:rPr>
      <w:rFonts w:asciiTheme="majorHAnsi" w:eastAsiaTheme="majorEastAsia" w:hAnsiTheme="majorHAnsi" w:cstheme="majorBidi"/>
      <w:color w:val="2F5496" w:themeColor="accent1" w:themeShade="BF"/>
      <w:spacing w:val="5"/>
      <w:kern w:val="28"/>
      <w:sz w:val="52"/>
      <w:szCs w:val="52"/>
      <w:lang w:eastAsia="es-CO"/>
    </w:rPr>
  </w:style>
  <w:style w:type="paragraph" w:styleId="Sinespaciado">
    <w:name w:val="No Spacing"/>
    <w:link w:val="SinespaciadoCar"/>
    <w:uiPriority w:val="1"/>
    <w:qFormat/>
    <w:rsid w:val="001249A0"/>
    <w:pPr>
      <w:spacing w:after="0" w:line="240" w:lineRule="auto"/>
    </w:pPr>
  </w:style>
  <w:style w:type="character" w:customStyle="1" w:styleId="SinespaciadoCar">
    <w:name w:val="Sin espaciado Car"/>
    <w:basedOn w:val="Fuentedeprrafopredeter"/>
    <w:link w:val="Sinespaciado"/>
    <w:uiPriority w:val="1"/>
    <w:rsid w:val="001249A0"/>
  </w:style>
  <w:style w:type="paragraph" w:customStyle="1" w:styleId="WW-Predeterminado">
    <w:name w:val="WW-Predeterminado"/>
    <w:rsid w:val="001249A0"/>
    <w:pPr>
      <w:widowControl w:val="0"/>
      <w:tabs>
        <w:tab w:val="left" w:pos="709"/>
      </w:tabs>
      <w:suppressAutoHyphens/>
      <w:spacing w:after="200" w:line="276" w:lineRule="auto"/>
    </w:pPr>
    <w:rPr>
      <w:rFonts w:ascii="Liberation Serif" w:eastAsia="WenQuanYi Micro Hei" w:hAnsi="Liberation Serif" w:cs="Lohit Hindi"/>
      <w:sz w:val="24"/>
      <w:szCs w:val="24"/>
      <w:lang w:eastAsia="es-CO" w:bidi="hi-IN"/>
    </w:rPr>
  </w:style>
  <w:style w:type="paragraph" w:customStyle="1" w:styleId="Default">
    <w:name w:val="Default"/>
    <w:rsid w:val="001249A0"/>
    <w:pPr>
      <w:autoSpaceDE w:val="0"/>
      <w:autoSpaceDN w:val="0"/>
      <w:adjustRightInd w:val="0"/>
      <w:spacing w:after="0" w:line="240" w:lineRule="auto"/>
    </w:pPr>
    <w:rPr>
      <w:rFonts w:ascii="Arial" w:eastAsiaTheme="minorEastAsia" w:hAnsi="Arial" w:cs="Arial"/>
      <w:color w:val="000000"/>
      <w:sz w:val="24"/>
      <w:szCs w:val="24"/>
      <w:lang w:eastAsia="es-CO"/>
    </w:rPr>
  </w:style>
  <w:style w:type="character" w:customStyle="1" w:styleId="apple-converted-space">
    <w:name w:val="apple-converted-space"/>
    <w:basedOn w:val="Fuentedeprrafopredeter"/>
    <w:rsid w:val="001249A0"/>
  </w:style>
  <w:style w:type="paragraph" w:styleId="Textoindependiente">
    <w:name w:val="Body Text"/>
    <w:basedOn w:val="Normal"/>
    <w:link w:val="TextoindependienteCar"/>
    <w:rsid w:val="001249A0"/>
    <w:pPr>
      <w:overflowPunct w:val="0"/>
      <w:autoSpaceDE w:val="0"/>
      <w:autoSpaceDN w:val="0"/>
      <w:adjustRightInd w:val="0"/>
      <w:jc w:val="right"/>
      <w:textAlignment w:val="baseline"/>
    </w:pPr>
    <w:rPr>
      <w:rFonts w:ascii="Arial" w:hAnsi="Arial"/>
      <w:szCs w:val="20"/>
      <w:lang w:val="es-ES_tradnl" w:eastAsia="es-MX"/>
    </w:rPr>
  </w:style>
  <w:style w:type="character" w:customStyle="1" w:styleId="TextoindependienteCar">
    <w:name w:val="Texto independiente Car"/>
    <w:basedOn w:val="Fuentedeprrafopredeter"/>
    <w:link w:val="Textoindependiente"/>
    <w:rsid w:val="001249A0"/>
    <w:rPr>
      <w:rFonts w:ascii="Arial" w:eastAsia="Times New Roman" w:hAnsi="Arial" w:cs="Times New Roman"/>
      <w:sz w:val="24"/>
      <w:szCs w:val="20"/>
      <w:lang w:val="es-ES_tradnl" w:eastAsia="es-MX"/>
    </w:rPr>
  </w:style>
  <w:style w:type="character" w:styleId="Refdecomentario">
    <w:name w:val="annotation reference"/>
    <w:basedOn w:val="Fuentedeprrafopredeter"/>
    <w:uiPriority w:val="99"/>
    <w:semiHidden/>
    <w:unhideWhenUsed/>
    <w:rsid w:val="001249A0"/>
    <w:rPr>
      <w:sz w:val="16"/>
      <w:szCs w:val="16"/>
    </w:rPr>
  </w:style>
  <w:style w:type="paragraph" w:styleId="Textocomentario">
    <w:name w:val="annotation text"/>
    <w:basedOn w:val="Normal"/>
    <w:link w:val="TextocomentarioCar"/>
    <w:uiPriority w:val="99"/>
    <w:semiHidden/>
    <w:unhideWhenUsed/>
    <w:rsid w:val="001249A0"/>
    <w:rPr>
      <w:sz w:val="20"/>
      <w:szCs w:val="20"/>
    </w:rPr>
  </w:style>
  <w:style w:type="character" w:customStyle="1" w:styleId="TextocomentarioCar">
    <w:name w:val="Texto comentario Car"/>
    <w:basedOn w:val="Fuentedeprrafopredeter"/>
    <w:link w:val="Textocomentario"/>
    <w:uiPriority w:val="99"/>
    <w:semiHidden/>
    <w:rsid w:val="001249A0"/>
    <w:rPr>
      <w:rFonts w:ascii="Times New Roman" w:eastAsia="Times New Roman" w:hAnsi="Times New Roman" w:cs="Times New Roman"/>
      <w:sz w:val="20"/>
      <w:szCs w:val="20"/>
      <w:lang w:eastAsia="es-CO"/>
    </w:rPr>
  </w:style>
  <w:style w:type="paragraph" w:styleId="Asuntodelcomentario">
    <w:name w:val="annotation subject"/>
    <w:basedOn w:val="Textocomentario"/>
    <w:next w:val="Textocomentario"/>
    <w:link w:val="AsuntodelcomentarioCar"/>
    <w:uiPriority w:val="99"/>
    <w:semiHidden/>
    <w:unhideWhenUsed/>
    <w:rsid w:val="001249A0"/>
    <w:rPr>
      <w:b/>
      <w:bCs/>
    </w:rPr>
  </w:style>
  <w:style w:type="character" w:customStyle="1" w:styleId="AsuntodelcomentarioCar">
    <w:name w:val="Asunto del comentario Car"/>
    <w:basedOn w:val="TextocomentarioCar"/>
    <w:link w:val="Asuntodelcomentario"/>
    <w:uiPriority w:val="99"/>
    <w:semiHidden/>
    <w:rsid w:val="001249A0"/>
    <w:rPr>
      <w:rFonts w:ascii="Times New Roman" w:eastAsia="Times New Roman" w:hAnsi="Times New Roman" w:cs="Times New Roman"/>
      <w:b/>
      <w:bCs/>
      <w:sz w:val="20"/>
      <w:szCs w:val="20"/>
      <w:lang w:eastAsia="es-CO"/>
    </w:rPr>
  </w:style>
  <w:style w:type="paragraph" w:styleId="Textonotapie">
    <w:name w:val="footnote text"/>
    <w:basedOn w:val="Normal"/>
    <w:link w:val="TextonotapieCar"/>
    <w:uiPriority w:val="99"/>
    <w:semiHidden/>
    <w:unhideWhenUsed/>
    <w:rsid w:val="001249A0"/>
    <w:rPr>
      <w:sz w:val="20"/>
      <w:szCs w:val="20"/>
    </w:rPr>
  </w:style>
  <w:style w:type="character" w:customStyle="1" w:styleId="TextonotapieCar">
    <w:name w:val="Texto nota pie Car"/>
    <w:basedOn w:val="Fuentedeprrafopredeter"/>
    <w:link w:val="Textonotapie"/>
    <w:uiPriority w:val="99"/>
    <w:semiHidden/>
    <w:rsid w:val="001249A0"/>
    <w:rPr>
      <w:rFonts w:ascii="Times New Roman" w:eastAsia="Times New Roman" w:hAnsi="Times New Roman" w:cs="Times New Roman"/>
      <w:sz w:val="20"/>
      <w:szCs w:val="20"/>
      <w:lang w:eastAsia="es-CO"/>
    </w:rPr>
  </w:style>
  <w:style w:type="character" w:styleId="Refdenotaalpie">
    <w:name w:val="footnote reference"/>
    <w:basedOn w:val="Fuentedeprrafopredeter"/>
    <w:uiPriority w:val="99"/>
    <w:semiHidden/>
    <w:unhideWhenUsed/>
    <w:rsid w:val="001249A0"/>
    <w:rPr>
      <w:vertAlign w:val="superscript"/>
    </w:rPr>
  </w:style>
  <w:style w:type="paragraph" w:styleId="Tabladeilustraciones">
    <w:name w:val="table of figures"/>
    <w:basedOn w:val="Normal"/>
    <w:next w:val="Normal"/>
    <w:link w:val="TabladeilustracionesCar"/>
    <w:uiPriority w:val="99"/>
    <w:unhideWhenUsed/>
    <w:rsid w:val="003410CF"/>
    <w:rPr>
      <w:rFonts w:ascii="Arial" w:hAnsi="Arial"/>
      <w:sz w:val="22"/>
    </w:rPr>
  </w:style>
  <w:style w:type="paragraph" w:styleId="NormalWeb">
    <w:name w:val="Normal (Web)"/>
    <w:basedOn w:val="Normal"/>
    <w:uiPriority w:val="99"/>
    <w:semiHidden/>
    <w:unhideWhenUsed/>
    <w:rsid w:val="001249A0"/>
    <w:pPr>
      <w:spacing w:before="100" w:beforeAutospacing="1" w:after="100" w:afterAutospacing="1"/>
    </w:pPr>
  </w:style>
  <w:style w:type="paragraph" w:styleId="TDC4">
    <w:name w:val="toc 4"/>
    <w:basedOn w:val="Normal"/>
    <w:next w:val="Normal"/>
    <w:autoRedefine/>
    <w:uiPriority w:val="39"/>
    <w:unhideWhenUsed/>
    <w:rsid w:val="001249A0"/>
    <w:pPr>
      <w:spacing w:after="100"/>
      <w:ind w:left="660"/>
    </w:pPr>
  </w:style>
  <w:style w:type="paragraph" w:styleId="TDC5">
    <w:name w:val="toc 5"/>
    <w:basedOn w:val="Normal"/>
    <w:next w:val="Normal"/>
    <w:autoRedefine/>
    <w:uiPriority w:val="39"/>
    <w:unhideWhenUsed/>
    <w:rsid w:val="001249A0"/>
    <w:pPr>
      <w:spacing w:after="100"/>
      <w:ind w:left="880"/>
    </w:pPr>
  </w:style>
  <w:style w:type="paragraph" w:styleId="TDC6">
    <w:name w:val="toc 6"/>
    <w:basedOn w:val="Normal"/>
    <w:next w:val="Normal"/>
    <w:autoRedefine/>
    <w:uiPriority w:val="39"/>
    <w:unhideWhenUsed/>
    <w:rsid w:val="001249A0"/>
    <w:pPr>
      <w:spacing w:after="100"/>
      <w:ind w:left="1100"/>
    </w:pPr>
  </w:style>
  <w:style w:type="paragraph" w:styleId="TDC7">
    <w:name w:val="toc 7"/>
    <w:basedOn w:val="Normal"/>
    <w:next w:val="Normal"/>
    <w:autoRedefine/>
    <w:uiPriority w:val="39"/>
    <w:unhideWhenUsed/>
    <w:rsid w:val="001249A0"/>
    <w:pPr>
      <w:spacing w:after="100"/>
      <w:ind w:left="1320"/>
    </w:pPr>
  </w:style>
  <w:style w:type="paragraph" w:styleId="TDC8">
    <w:name w:val="toc 8"/>
    <w:basedOn w:val="Normal"/>
    <w:next w:val="Normal"/>
    <w:autoRedefine/>
    <w:uiPriority w:val="39"/>
    <w:unhideWhenUsed/>
    <w:rsid w:val="001249A0"/>
    <w:pPr>
      <w:spacing w:after="100"/>
      <w:ind w:left="1540"/>
    </w:pPr>
  </w:style>
  <w:style w:type="paragraph" w:styleId="TDC9">
    <w:name w:val="toc 9"/>
    <w:basedOn w:val="Normal"/>
    <w:next w:val="Normal"/>
    <w:autoRedefine/>
    <w:uiPriority w:val="39"/>
    <w:unhideWhenUsed/>
    <w:rsid w:val="001249A0"/>
    <w:pPr>
      <w:spacing w:after="100"/>
      <w:ind w:left="1760"/>
    </w:pPr>
  </w:style>
  <w:style w:type="paragraph" w:customStyle="1" w:styleId="ECONORMAL">
    <w:name w:val="ECO NORMAL"/>
    <w:qFormat/>
    <w:rsid w:val="001249A0"/>
    <w:pPr>
      <w:widowControl w:val="0"/>
      <w:spacing w:after="0" w:line="240" w:lineRule="auto"/>
      <w:jc w:val="both"/>
    </w:pPr>
    <w:rPr>
      <w:rFonts w:ascii="Arial" w:eastAsia="Calibri" w:hAnsi="Arial" w:cs="Arial"/>
      <w:color w:val="000000"/>
      <w:lang w:eastAsia="es-CO"/>
    </w:rPr>
  </w:style>
  <w:style w:type="table" w:customStyle="1" w:styleId="Estilo1">
    <w:name w:val="Estilo1"/>
    <w:basedOn w:val="Tablanormal"/>
    <w:uiPriority w:val="99"/>
    <w:rsid w:val="001249A0"/>
    <w:pPr>
      <w:spacing w:after="0" w:line="240" w:lineRule="auto"/>
    </w:pPr>
    <w:rPr>
      <w:lang w:val="es-CR"/>
    </w:rPr>
    <w:tblPr/>
  </w:style>
  <w:style w:type="table" w:styleId="Tabladecuadrcula1clara-nfasis6">
    <w:name w:val="Grid Table 1 Light Accent 6"/>
    <w:basedOn w:val="Tablanormal"/>
    <w:uiPriority w:val="46"/>
    <w:rsid w:val="001249A0"/>
    <w:pPr>
      <w:spacing w:after="0" w:line="240" w:lineRule="auto"/>
    </w:pPr>
    <w:rPr>
      <w:lang w:val="es-CR"/>
    </w:r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Estilo2">
    <w:name w:val="Estilo2"/>
    <w:basedOn w:val="Tablanormal"/>
    <w:uiPriority w:val="99"/>
    <w:rsid w:val="001249A0"/>
    <w:pPr>
      <w:spacing w:after="0" w:line="240" w:lineRule="auto"/>
    </w:pPr>
    <w:rPr>
      <w:lang w:val="es-CR"/>
    </w:rPr>
    <w:tblPr/>
  </w:style>
  <w:style w:type="numbering" w:customStyle="1" w:styleId="Sinlista1">
    <w:name w:val="Sin lista1"/>
    <w:next w:val="Sinlista"/>
    <w:uiPriority w:val="99"/>
    <w:semiHidden/>
    <w:unhideWhenUsed/>
    <w:rsid w:val="001249A0"/>
  </w:style>
  <w:style w:type="character" w:styleId="Hipervnculovisitado">
    <w:name w:val="FollowedHyperlink"/>
    <w:basedOn w:val="Fuentedeprrafopredeter"/>
    <w:uiPriority w:val="99"/>
    <w:semiHidden/>
    <w:unhideWhenUsed/>
    <w:rsid w:val="001249A0"/>
    <w:rPr>
      <w:color w:val="954F72" w:themeColor="followedHyperlink"/>
      <w:u w:val="single"/>
    </w:rPr>
  </w:style>
  <w:style w:type="table" w:styleId="Tabladecuadrcula4-nfasis6">
    <w:name w:val="Grid Table 4 Accent 6"/>
    <w:basedOn w:val="Tablanormal"/>
    <w:uiPriority w:val="49"/>
    <w:rsid w:val="001249A0"/>
    <w:pPr>
      <w:spacing w:after="0" w:line="240" w:lineRule="auto"/>
    </w:pPr>
    <w:rPr>
      <w:lang w:val="es-CR"/>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cuadrcula5oscura-nfasis6">
    <w:name w:val="Grid Table 5 Dark Accent 6"/>
    <w:basedOn w:val="Tablanormal"/>
    <w:uiPriority w:val="50"/>
    <w:rsid w:val="001249A0"/>
    <w:pPr>
      <w:spacing w:after="0" w:line="240" w:lineRule="auto"/>
    </w:pPr>
    <w:rPr>
      <w:lang w:val="es-CR"/>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decuadrcula2-nfasis6">
    <w:name w:val="Grid Table 2 Accent 6"/>
    <w:basedOn w:val="Tablanormal"/>
    <w:uiPriority w:val="47"/>
    <w:rsid w:val="001249A0"/>
    <w:pPr>
      <w:spacing w:after="0" w:line="240" w:lineRule="auto"/>
    </w:pPr>
    <w:rPr>
      <w:lang w:val="es-CR"/>
    </w:r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customStyle="1" w:styleId="msonormal0">
    <w:name w:val="msonormal"/>
    <w:basedOn w:val="Normal"/>
    <w:rsid w:val="001249A0"/>
    <w:pPr>
      <w:spacing w:before="100" w:beforeAutospacing="1" w:after="100" w:afterAutospacing="1"/>
    </w:pPr>
  </w:style>
  <w:style w:type="paragraph" w:customStyle="1" w:styleId="xl65">
    <w:name w:val="xl65"/>
    <w:basedOn w:val="Normal"/>
    <w:rsid w:val="001249A0"/>
    <w:pPr>
      <w:spacing w:before="100" w:beforeAutospacing="1" w:after="100" w:afterAutospacing="1"/>
    </w:pPr>
  </w:style>
  <w:style w:type="paragraph" w:customStyle="1" w:styleId="xl66">
    <w:name w:val="xl66"/>
    <w:basedOn w:val="Normal"/>
    <w:rsid w:val="001249A0"/>
    <w:pPr>
      <w:spacing w:before="100" w:beforeAutospacing="1" w:after="100" w:afterAutospacing="1"/>
      <w:ind w:firstLineChars="100" w:firstLine="100"/>
    </w:pPr>
  </w:style>
  <w:style w:type="paragraph" w:customStyle="1" w:styleId="xl67">
    <w:name w:val="xl67"/>
    <w:basedOn w:val="Normal"/>
    <w:rsid w:val="001249A0"/>
    <w:pPr>
      <w:pBdr>
        <w:top w:val="single" w:sz="4" w:space="0" w:color="auto"/>
        <w:right w:val="single" w:sz="4" w:space="0" w:color="auto"/>
      </w:pBdr>
      <w:spacing w:before="100" w:beforeAutospacing="1" w:after="100" w:afterAutospacing="1"/>
    </w:pPr>
  </w:style>
  <w:style w:type="paragraph" w:customStyle="1" w:styleId="xl68">
    <w:name w:val="xl68"/>
    <w:basedOn w:val="Normal"/>
    <w:rsid w:val="001249A0"/>
    <w:pPr>
      <w:pBdr>
        <w:right w:val="single" w:sz="4" w:space="0" w:color="auto"/>
      </w:pBdr>
      <w:spacing w:before="100" w:beforeAutospacing="1" w:after="100" w:afterAutospacing="1"/>
    </w:pPr>
  </w:style>
  <w:style w:type="paragraph" w:customStyle="1" w:styleId="xl69">
    <w:name w:val="xl69"/>
    <w:basedOn w:val="Normal"/>
    <w:rsid w:val="001249A0"/>
    <w:pPr>
      <w:pBdr>
        <w:bottom w:val="single" w:sz="4" w:space="0" w:color="auto"/>
      </w:pBdr>
      <w:spacing w:before="100" w:beforeAutospacing="1" w:after="100" w:afterAutospacing="1"/>
    </w:pPr>
  </w:style>
  <w:style w:type="paragraph" w:customStyle="1" w:styleId="xl70">
    <w:name w:val="xl70"/>
    <w:basedOn w:val="Normal"/>
    <w:rsid w:val="001249A0"/>
    <w:pPr>
      <w:pBdr>
        <w:bottom w:val="single" w:sz="4" w:space="0" w:color="auto"/>
        <w:right w:val="single" w:sz="4" w:space="0" w:color="auto"/>
      </w:pBdr>
      <w:spacing w:before="100" w:beforeAutospacing="1" w:after="100" w:afterAutospacing="1"/>
    </w:pPr>
  </w:style>
  <w:style w:type="paragraph" w:customStyle="1" w:styleId="xl71">
    <w:name w:val="xl71"/>
    <w:basedOn w:val="Normal"/>
    <w:rsid w:val="001249A0"/>
    <w:pPr>
      <w:pBdr>
        <w:top w:val="single" w:sz="4" w:space="0" w:color="auto"/>
        <w:left w:val="single" w:sz="4" w:space="0" w:color="auto"/>
        <w:right w:val="single" w:sz="4" w:space="0" w:color="auto"/>
      </w:pBdr>
      <w:spacing w:before="100" w:beforeAutospacing="1" w:after="100" w:afterAutospacing="1"/>
    </w:pPr>
  </w:style>
  <w:style w:type="paragraph" w:customStyle="1" w:styleId="xl72">
    <w:name w:val="xl72"/>
    <w:basedOn w:val="Normal"/>
    <w:rsid w:val="001249A0"/>
    <w:pPr>
      <w:pBdr>
        <w:top w:val="single" w:sz="4" w:space="0" w:color="auto"/>
        <w:left w:val="single" w:sz="4" w:space="0" w:color="auto"/>
        <w:right w:val="single" w:sz="4" w:space="0" w:color="auto"/>
      </w:pBdr>
      <w:spacing w:before="100" w:beforeAutospacing="1" w:after="100" w:afterAutospacing="1"/>
    </w:pPr>
  </w:style>
  <w:style w:type="paragraph" w:customStyle="1" w:styleId="xl73">
    <w:name w:val="xl73"/>
    <w:basedOn w:val="Normal"/>
    <w:rsid w:val="001249A0"/>
    <w:pPr>
      <w:pBdr>
        <w:left w:val="single" w:sz="4" w:space="7" w:color="auto"/>
        <w:right w:val="single" w:sz="4" w:space="0" w:color="auto"/>
      </w:pBdr>
      <w:spacing w:before="100" w:beforeAutospacing="1" w:after="100" w:afterAutospacing="1"/>
      <w:ind w:firstLineChars="100" w:firstLine="100"/>
    </w:pPr>
  </w:style>
  <w:style w:type="paragraph" w:customStyle="1" w:styleId="xl74">
    <w:name w:val="xl74"/>
    <w:basedOn w:val="Normal"/>
    <w:rsid w:val="001249A0"/>
    <w:pPr>
      <w:pBdr>
        <w:left w:val="single" w:sz="4" w:space="7" w:color="auto"/>
        <w:bottom w:val="single" w:sz="4" w:space="0" w:color="auto"/>
        <w:right w:val="single" w:sz="4" w:space="0" w:color="auto"/>
      </w:pBdr>
      <w:spacing w:before="100" w:beforeAutospacing="1" w:after="100" w:afterAutospacing="1"/>
      <w:ind w:firstLineChars="100" w:firstLine="100"/>
    </w:pPr>
  </w:style>
  <w:style w:type="paragraph" w:customStyle="1" w:styleId="xl75">
    <w:name w:val="xl75"/>
    <w:basedOn w:val="Normal"/>
    <w:rsid w:val="001249A0"/>
    <w:pPr>
      <w:pBdr>
        <w:left w:val="single" w:sz="4" w:space="0" w:color="auto"/>
        <w:bottom w:val="single" w:sz="4" w:space="0" w:color="auto"/>
        <w:right w:val="single" w:sz="4" w:space="0" w:color="auto"/>
      </w:pBdr>
      <w:spacing w:before="100" w:beforeAutospacing="1" w:after="100" w:afterAutospacing="1"/>
    </w:pPr>
  </w:style>
  <w:style w:type="paragraph" w:customStyle="1" w:styleId="xl76">
    <w:name w:val="xl76"/>
    <w:basedOn w:val="Normal"/>
    <w:rsid w:val="001249A0"/>
    <w:pPr>
      <w:pBdr>
        <w:top w:val="single" w:sz="4" w:space="0" w:color="auto"/>
      </w:pBdr>
      <w:spacing w:before="100" w:beforeAutospacing="1" w:after="100" w:afterAutospacing="1"/>
    </w:pPr>
  </w:style>
  <w:style w:type="paragraph" w:customStyle="1" w:styleId="xl77">
    <w:name w:val="xl77"/>
    <w:basedOn w:val="Normal"/>
    <w:rsid w:val="001249A0"/>
    <w:pPr>
      <w:pBdr>
        <w:top w:val="single" w:sz="4" w:space="0" w:color="auto"/>
        <w:bottom w:val="single" w:sz="4" w:space="0" w:color="auto"/>
      </w:pBdr>
      <w:spacing w:before="100" w:beforeAutospacing="1" w:after="100" w:afterAutospacing="1"/>
    </w:pPr>
  </w:style>
  <w:style w:type="paragraph" w:customStyle="1" w:styleId="xl78">
    <w:name w:val="xl78"/>
    <w:basedOn w:val="Normal"/>
    <w:rsid w:val="001249A0"/>
    <w:pPr>
      <w:pBdr>
        <w:bottom w:val="single" w:sz="4" w:space="0" w:color="auto"/>
      </w:pBdr>
      <w:spacing w:before="100" w:beforeAutospacing="1" w:after="100" w:afterAutospacing="1"/>
    </w:pPr>
  </w:style>
  <w:style w:type="paragraph" w:customStyle="1" w:styleId="xl79">
    <w:name w:val="xl79"/>
    <w:basedOn w:val="Normal"/>
    <w:rsid w:val="001249A0"/>
    <w:pPr>
      <w:pBdr>
        <w:top w:val="single" w:sz="4" w:space="0" w:color="auto"/>
        <w:left w:val="single" w:sz="4" w:space="0" w:color="auto"/>
        <w:bottom w:val="single" w:sz="4" w:space="0" w:color="auto"/>
      </w:pBdr>
      <w:spacing w:before="100" w:beforeAutospacing="1" w:after="100" w:afterAutospacing="1"/>
    </w:pPr>
  </w:style>
  <w:style w:type="paragraph" w:customStyle="1" w:styleId="xl80">
    <w:name w:val="xl80"/>
    <w:basedOn w:val="Normal"/>
    <w:rsid w:val="001249A0"/>
    <w:pPr>
      <w:pBdr>
        <w:top w:val="single" w:sz="4" w:space="0" w:color="auto"/>
        <w:left w:val="single" w:sz="4" w:space="0" w:color="auto"/>
      </w:pBdr>
      <w:spacing w:before="100" w:beforeAutospacing="1" w:after="100" w:afterAutospacing="1"/>
    </w:pPr>
  </w:style>
  <w:style w:type="paragraph" w:customStyle="1" w:styleId="xl81">
    <w:name w:val="xl81"/>
    <w:basedOn w:val="Normal"/>
    <w:rsid w:val="001249A0"/>
    <w:pPr>
      <w:pBdr>
        <w:left w:val="single" w:sz="4" w:space="0" w:color="auto"/>
      </w:pBdr>
      <w:spacing w:before="100" w:beforeAutospacing="1" w:after="100" w:afterAutospacing="1"/>
    </w:pPr>
  </w:style>
  <w:style w:type="paragraph" w:customStyle="1" w:styleId="xl82">
    <w:name w:val="xl82"/>
    <w:basedOn w:val="Normal"/>
    <w:rsid w:val="001249A0"/>
    <w:pPr>
      <w:pBdr>
        <w:left w:val="single" w:sz="4" w:space="0" w:color="auto"/>
        <w:bottom w:val="single" w:sz="4" w:space="0" w:color="auto"/>
      </w:pBdr>
      <w:spacing w:before="100" w:beforeAutospacing="1" w:after="100" w:afterAutospacing="1"/>
    </w:pPr>
  </w:style>
  <w:style w:type="character" w:styleId="Nmerodelnea">
    <w:name w:val="line number"/>
    <w:basedOn w:val="Fuentedeprrafopredeter"/>
    <w:uiPriority w:val="99"/>
    <w:semiHidden/>
    <w:unhideWhenUsed/>
    <w:rsid w:val="001249A0"/>
  </w:style>
  <w:style w:type="paragraph" w:customStyle="1" w:styleId="Titulotabla">
    <w:name w:val="Titulo tabla"/>
    <w:basedOn w:val="Tabladeilustraciones"/>
    <w:link w:val="TitulotablaCar"/>
    <w:qFormat/>
    <w:rsid w:val="00C22C92"/>
    <w:pPr>
      <w:tabs>
        <w:tab w:val="right" w:leader="dot" w:pos="8828"/>
      </w:tabs>
      <w:jc w:val="both"/>
    </w:pPr>
    <w:rPr>
      <w:b/>
      <w:bCs/>
      <w:noProof/>
    </w:rPr>
  </w:style>
  <w:style w:type="character" w:customStyle="1" w:styleId="TabladeilustracionesCar">
    <w:name w:val="Tabla de ilustraciones Car"/>
    <w:basedOn w:val="Fuentedeprrafopredeter"/>
    <w:link w:val="Tabladeilustraciones"/>
    <w:uiPriority w:val="99"/>
    <w:rsid w:val="009C54BD"/>
    <w:rPr>
      <w:rFonts w:ascii="Arial" w:eastAsia="Times New Roman" w:hAnsi="Arial" w:cs="Times New Roman"/>
      <w:szCs w:val="24"/>
      <w:lang w:eastAsia="es-CO"/>
    </w:rPr>
  </w:style>
  <w:style w:type="character" w:customStyle="1" w:styleId="TitulotablaCar">
    <w:name w:val="Titulo tabla Car"/>
    <w:basedOn w:val="TabladeilustracionesCar"/>
    <w:link w:val="Titulotabla"/>
    <w:rsid w:val="00C22C92"/>
    <w:rPr>
      <w:rFonts w:ascii="Arial" w:eastAsia="Times New Roman" w:hAnsi="Arial" w:cs="Times New Roman"/>
      <w:b/>
      <w:bCs/>
      <w:noProof/>
      <w:szCs w:val="24"/>
      <w:lang w:eastAsia="es-CO"/>
    </w:rPr>
  </w:style>
  <w:style w:type="paragraph" w:customStyle="1" w:styleId="Sangranegativadeprimeralnea">
    <w:name w:val="Sangría negativa de primera línea"/>
    <w:basedOn w:val="Normal"/>
    <w:rsid w:val="008B35AC"/>
    <w:pPr>
      <w:suppressAutoHyphens/>
    </w:pPr>
    <w:rPr>
      <w:rFonts w:ascii="Arial" w:hAnsi="Arial"/>
      <w:szCs w:val="20"/>
      <w:lang w:val="es-ES_tradnl" w:eastAsia="es-MX"/>
    </w:rPr>
  </w:style>
  <w:style w:type="character" w:customStyle="1" w:styleId="UnresolvedMention">
    <w:name w:val="Unresolved Mention"/>
    <w:basedOn w:val="Fuentedeprrafopredeter"/>
    <w:uiPriority w:val="99"/>
    <w:semiHidden/>
    <w:unhideWhenUsed/>
    <w:rsid w:val="0006732A"/>
    <w:rPr>
      <w:color w:val="605E5C"/>
      <w:shd w:val="clear" w:color="auto" w:fill="E1DFDD"/>
    </w:rPr>
  </w:style>
  <w:style w:type="table" w:styleId="Tabladelista3-nfasis6">
    <w:name w:val="List Table 3 Accent 6"/>
    <w:basedOn w:val="Tablanormal"/>
    <w:uiPriority w:val="48"/>
    <w:rsid w:val="00F51D1D"/>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Tabladelista4-nfasis6">
    <w:name w:val="List Table 4 Accent 6"/>
    <w:basedOn w:val="Tablanormal"/>
    <w:uiPriority w:val="49"/>
    <w:rsid w:val="00EC79D0"/>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3-nfasis5">
    <w:name w:val="List Table 3 Accent 5"/>
    <w:basedOn w:val="Tablanormal"/>
    <w:uiPriority w:val="48"/>
    <w:rsid w:val="004C2CED"/>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customStyle="1" w:styleId="fontstyle01">
    <w:name w:val="fontstyle01"/>
    <w:basedOn w:val="Fuentedeprrafopredeter"/>
    <w:rsid w:val="00801FF1"/>
    <w:rPr>
      <w:rFonts w:ascii="PDFACourier" w:hAnsi="PDFACourier" w:hint="default"/>
      <w:b w:val="0"/>
      <w:bCs w:val="0"/>
      <w:i w:val="0"/>
      <w:iCs w:val="0"/>
      <w:color w:val="000000"/>
      <w:sz w:val="16"/>
      <w:szCs w:val="16"/>
    </w:rPr>
  </w:style>
  <w:style w:type="paragraph" w:customStyle="1" w:styleId="Standard">
    <w:name w:val="Standard"/>
    <w:rsid w:val="00265964"/>
    <w:pPr>
      <w:suppressAutoHyphens/>
      <w:autoSpaceDN w:val="0"/>
      <w:spacing w:line="256" w:lineRule="auto"/>
      <w:textAlignment w:val="baseline"/>
    </w:pPr>
    <w:rPr>
      <w:rFonts w:ascii="Calibri" w:eastAsia="SimSun" w:hAnsi="Calibri" w:cs="F"/>
      <w:kern w:val="3"/>
    </w:rPr>
  </w:style>
  <w:style w:type="numbering" w:customStyle="1" w:styleId="WWNum2">
    <w:name w:val="WWNum2"/>
    <w:basedOn w:val="Sinlista"/>
    <w:rsid w:val="00265964"/>
    <w:pPr>
      <w:numPr>
        <w:numId w:val="39"/>
      </w:numPr>
    </w:pPr>
  </w:style>
  <w:style w:type="numbering" w:customStyle="1" w:styleId="WWNum3">
    <w:name w:val="WWNum3"/>
    <w:basedOn w:val="Sinlista"/>
    <w:rsid w:val="00265964"/>
    <w:pPr>
      <w:numPr>
        <w:numId w:val="40"/>
      </w:numPr>
    </w:pPr>
  </w:style>
  <w:style w:type="numbering" w:customStyle="1" w:styleId="WWNum4">
    <w:name w:val="WWNum4"/>
    <w:basedOn w:val="Sinlista"/>
    <w:rsid w:val="00265964"/>
    <w:pPr>
      <w:numPr>
        <w:numId w:val="41"/>
      </w:numPr>
    </w:pPr>
  </w:style>
  <w:style w:type="character" w:styleId="nfasis">
    <w:name w:val="Emphasis"/>
    <w:uiPriority w:val="20"/>
    <w:qFormat/>
    <w:rsid w:val="00E872B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905268">
      <w:bodyDiv w:val="1"/>
      <w:marLeft w:val="0"/>
      <w:marRight w:val="0"/>
      <w:marTop w:val="0"/>
      <w:marBottom w:val="0"/>
      <w:divBdr>
        <w:top w:val="none" w:sz="0" w:space="0" w:color="auto"/>
        <w:left w:val="none" w:sz="0" w:space="0" w:color="auto"/>
        <w:bottom w:val="none" w:sz="0" w:space="0" w:color="auto"/>
        <w:right w:val="none" w:sz="0" w:space="0" w:color="auto"/>
      </w:divBdr>
    </w:div>
    <w:div w:id="356393058">
      <w:bodyDiv w:val="1"/>
      <w:marLeft w:val="0"/>
      <w:marRight w:val="0"/>
      <w:marTop w:val="0"/>
      <w:marBottom w:val="0"/>
      <w:divBdr>
        <w:top w:val="none" w:sz="0" w:space="0" w:color="auto"/>
        <w:left w:val="none" w:sz="0" w:space="0" w:color="auto"/>
        <w:bottom w:val="none" w:sz="0" w:space="0" w:color="auto"/>
        <w:right w:val="none" w:sz="0" w:space="0" w:color="auto"/>
      </w:divBdr>
    </w:div>
    <w:div w:id="432676947">
      <w:bodyDiv w:val="1"/>
      <w:marLeft w:val="0"/>
      <w:marRight w:val="0"/>
      <w:marTop w:val="0"/>
      <w:marBottom w:val="0"/>
      <w:divBdr>
        <w:top w:val="none" w:sz="0" w:space="0" w:color="auto"/>
        <w:left w:val="none" w:sz="0" w:space="0" w:color="auto"/>
        <w:bottom w:val="none" w:sz="0" w:space="0" w:color="auto"/>
        <w:right w:val="none" w:sz="0" w:space="0" w:color="auto"/>
      </w:divBdr>
    </w:div>
    <w:div w:id="782193718">
      <w:bodyDiv w:val="1"/>
      <w:marLeft w:val="0"/>
      <w:marRight w:val="0"/>
      <w:marTop w:val="0"/>
      <w:marBottom w:val="0"/>
      <w:divBdr>
        <w:top w:val="none" w:sz="0" w:space="0" w:color="auto"/>
        <w:left w:val="none" w:sz="0" w:space="0" w:color="auto"/>
        <w:bottom w:val="none" w:sz="0" w:space="0" w:color="auto"/>
        <w:right w:val="none" w:sz="0" w:space="0" w:color="auto"/>
      </w:divBdr>
    </w:div>
    <w:div w:id="964507411">
      <w:bodyDiv w:val="1"/>
      <w:marLeft w:val="0"/>
      <w:marRight w:val="0"/>
      <w:marTop w:val="0"/>
      <w:marBottom w:val="0"/>
      <w:divBdr>
        <w:top w:val="none" w:sz="0" w:space="0" w:color="auto"/>
        <w:left w:val="none" w:sz="0" w:space="0" w:color="auto"/>
        <w:bottom w:val="none" w:sz="0" w:space="0" w:color="auto"/>
        <w:right w:val="none" w:sz="0" w:space="0" w:color="auto"/>
      </w:divBdr>
    </w:div>
    <w:div w:id="1009872250">
      <w:bodyDiv w:val="1"/>
      <w:marLeft w:val="0"/>
      <w:marRight w:val="0"/>
      <w:marTop w:val="0"/>
      <w:marBottom w:val="0"/>
      <w:divBdr>
        <w:top w:val="none" w:sz="0" w:space="0" w:color="auto"/>
        <w:left w:val="none" w:sz="0" w:space="0" w:color="auto"/>
        <w:bottom w:val="none" w:sz="0" w:space="0" w:color="auto"/>
        <w:right w:val="none" w:sz="0" w:space="0" w:color="auto"/>
      </w:divBdr>
    </w:div>
    <w:div w:id="1029329915">
      <w:bodyDiv w:val="1"/>
      <w:marLeft w:val="0"/>
      <w:marRight w:val="0"/>
      <w:marTop w:val="0"/>
      <w:marBottom w:val="0"/>
      <w:divBdr>
        <w:top w:val="none" w:sz="0" w:space="0" w:color="auto"/>
        <w:left w:val="none" w:sz="0" w:space="0" w:color="auto"/>
        <w:bottom w:val="none" w:sz="0" w:space="0" w:color="auto"/>
        <w:right w:val="none" w:sz="0" w:space="0" w:color="auto"/>
      </w:divBdr>
    </w:div>
    <w:div w:id="1109160630">
      <w:bodyDiv w:val="1"/>
      <w:marLeft w:val="0"/>
      <w:marRight w:val="0"/>
      <w:marTop w:val="0"/>
      <w:marBottom w:val="0"/>
      <w:divBdr>
        <w:top w:val="none" w:sz="0" w:space="0" w:color="auto"/>
        <w:left w:val="none" w:sz="0" w:space="0" w:color="auto"/>
        <w:bottom w:val="none" w:sz="0" w:space="0" w:color="auto"/>
        <w:right w:val="none" w:sz="0" w:space="0" w:color="auto"/>
      </w:divBdr>
    </w:div>
    <w:div w:id="1254969064">
      <w:bodyDiv w:val="1"/>
      <w:marLeft w:val="0"/>
      <w:marRight w:val="0"/>
      <w:marTop w:val="0"/>
      <w:marBottom w:val="0"/>
      <w:divBdr>
        <w:top w:val="none" w:sz="0" w:space="0" w:color="auto"/>
        <w:left w:val="none" w:sz="0" w:space="0" w:color="auto"/>
        <w:bottom w:val="none" w:sz="0" w:space="0" w:color="auto"/>
        <w:right w:val="none" w:sz="0" w:space="0" w:color="auto"/>
      </w:divBdr>
    </w:div>
    <w:div w:id="1684550672">
      <w:bodyDiv w:val="1"/>
      <w:marLeft w:val="0"/>
      <w:marRight w:val="0"/>
      <w:marTop w:val="0"/>
      <w:marBottom w:val="0"/>
      <w:divBdr>
        <w:top w:val="none" w:sz="0" w:space="0" w:color="auto"/>
        <w:left w:val="none" w:sz="0" w:space="0" w:color="auto"/>
        <w:bottom w:val="none" w:sz="0" w:space="0" w:color="auto"/>
        <w:right w:val="none" w:sz="0" w:space="0" w:color="auto"/>
      </w:divBdr>
    </w:div>
    <w:div w:id="1720784446">
      <w:bodyDiv w:val="1"/>
      <w:marLeft w:val="0"/>
      <w:marRight w:val="0"/>
      <w:marTop w:val="0"/>
      <w:marBottom w:val="0"/>
      <w:divBdr>
        <w:top w:val="none" w:sz="0" w:space="0" w:color="auto"/>
        <w:left w:val="none" w:sz="0" w:space="0" w:color="auto"/>
        <w:bottom w:val="none" w:sz="0" w:space="0" w:color="auto"/>
        <w:right w:val="none" w:sz="0" w:space="0" w:color="auto"/>
      </w:divBdr>
    </w:div>
    <w:div w:id="1902129776">
      <w:bodyDiv w:val="1"/>
      <w:marLeft w:val="0"/>
      <w:marRight w:val="0"/>
      <w:marTop w:val="0"/>
      <w:marBottom w:val="0"/>
      <w:divBdr>
        <w:top w:val="none" w:sz="0" w:space="0" w:color="auto"/>
        <w:left w:val="none" w:sz="0" w:space="0" w:color="auto"/>
        <w:bottom w:val="none" w:sz="0" w:space="0" w:color="auto"/>
        <w:right w:val="none" w:sz="0" w:space="0" w:color="auto"/>
      </w:divBdr>
    </w:div>
    <w:div w:id="1952854024">
      <w:bodyDiv w:val="1"/>
      <w:marLeft w:val="0"/>
      <w:marRight w:val="0"/>
      <w:marTop w:val="0"/>
      <w:marBottom w:val="0"/>
      <w:divBdr>
        <w:top w:val="none" w:sz="0" w:space="0" w:color="auto"/>
        <w:left w:val="none" w:sz="0" w:space="0" w:color="auto"/>
        <w:bottom w:val="none" w:sz="0" w:space="0" w:color="auto"/>
        <w:right w:val="none" w:sz="0" w:space="0" w:color="auto"/>
      </w:divBdr>
    </w:div>
    <w:div w:id="2036495668">
      <w:bodyDiv w:val="1"/>
      <w:marLeft w:val="0"/>
      <w:marRight w:val="0"/>
      <w:marTop w:val="0"/>
      <w:marBottom w:val="0"/>
      <w:divBdr>
        <w:top w:val="none" w:sz="0" w:space="0" w:color="auto"/>
        <w:left w:val="none" w:sz="0" w:space="0" w:color="auto"/>
        <w:bottom w:val="none" w:sz="0" w:space="0" w:color="auto"/>
        <w:right w:val="none" w:sz="0" w:space="0" w:color="auto"/>
      </w:divBdr>
    </w:div>
    <w:div w:id="2045709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https://es.wikipedia.org/wiki/L&#225;cteo" TargetMode="External"/><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microsoft.com/office/2011/relationships/people" Target="people.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8.jpe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_rels/header3.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3.xml><?xml version="1.0" encoding="utf-8"?>
<ct:contentTypeSchema xmlns:ct="http://schemas.microsoft.com/office/2006/metadata/contentType" xmlns:ma="http://schemas.microsoft.com/office/2006/metadata/properties/metaAttributes" ct:_="" ma:_="" ma:contentTypeName="Documento" ma:contentTypeID="0x010100078204E3BC09744A83FA580E1A7E5D8A" ma:contentTypeVersion="7" ma:contentTypeDescription="Crear nuevo documento." ma:contentTypeScope="" ma:versionID="e1fb2337602723860fb3b79b436b17e5">
  <xsd:schema xmlns:xsd="http://www.w3.org/2001/XMLSchema" xmlns:xs="http://www.w3.org/2001/XMLSchema" xmlns:p="http://schemas.microsoft.com/office/2006/metadata/properties" xmlns:ns2="01c12f07-c375-4699-b8a8-6bf0e4cf3d88" xmlns:ns3="ef0c3b1e-0b48-4d6d-a1de-811d10c5d14b" targetNamespace="http://schemas.microsoft.com/office/2006/metadata/properties" ma:root="true" ma:fieldsID="2a9da92cfcf2e16c56e355bc6cae9be6" ns2:_="" ns3:_="">
    <xsd:import namespace="01c12f07-c375-4699-b8a8-6bf0e4cf3d88"/>
    <xsd:import namespace="ef0c3b1e-0b48-4d6d-a1de-811d10c5d14b"/>
    <xsd:element name="properties">
      <xsd:complexType>
        <xsd:sequence>
          <xsd:element name="documentManagement">
            <xsd:complexType>
              <xsd:all>
                <xsd:element ref="ns2:_dlc_DocIdUrl" minOccurs="0"/>
                <xsd:element ref="ns3:_Flow_SignoffStatus" minOccurs="0"/>
                <xsd:element ref="ns2:_dlc_DocId" minOccurs="0"/>
                <xsd:element ref="ns2:_dlc_DocIdPersistId" minOccurs="0"/>
                <xsd:element ref="ns3:MediaServiceMetadata" minOccurs="0"/>
                <xsd:element ref="ns3:MediaServiceFastMetadata" minOccurs="0"/>
                <xsd:element ref="ns2:SharedWithUsers" minOccurs="0"/>
                <xsd:element ref="ns2:SharedWithDetail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c12f07-c375-4699-b8a8-6bf0e4cf3d88" elementFormDefault="qualified">
    <xsd:import namespace="http://schemas.microsoft.com/office/2006/documentManagement/types"/>
    <xsd:import namespace="http://schemas.microsoft.com/office/infopath/2007/PartnerControls"/>
    <xsd:element name="_dlc_DocIdUrl" ma:index="2" nillable="true" ma:displayName="Id. de documento" ma:description="Vínculo permanente a este documento." ma:hidden="true" ma:internalName="_dlc_DocIdUrl"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_dlc_DocId" ma:index="8" nillable="true" ma:displayName="Valor de Id. de documento" ma:description="El valor del identificador de documento asignado a este elemento." ma:hidden="true" ma:internalName="_dlc_DocId" ma:readOnly="false">
      <xsd:simpleType>
        <xsd:restriction base="dms:Text"/>
      </xsd:simpleType>
    </xsd:element>
    <xsd:element name="_dlc_DocIdPersistId" ma:index="10" nillable="true" ma:displayName="Persist ID" ma:description="Keep ID on add." ma:hidden="true" ma:internalName="_dlc_DocIdPersistId" ma:readOnly="false">
      <xsd:simpleType>
        <xsd:restriction base="dms:Boolean"/>
      </xsd:simpleType>
    </xsd:element>
    <xsd:element name="SharedWithUsers" ma:index="14" nillable="true" ma:displayName="Compartido con"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talles de uso compartido"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f0c3b1e-0b48-4d6d-a1de-811d10c5d14b" elementFormDefault="qualified">
    <xsd:import namespace="http://schemas.microsoft.com/office/2006/documentManagement/types"/>
    <xsd:import namespace="http://schemas.microsoft.com/office/infopath/2007/PartnerControls"/>
    <xsd:element name="_Flow_SignoffStatus" ma:index="3" nillable="true" ma:displayName="Estado de aprobación" ma:internalName="_x0024_Resources_x003a_core_x002c_Signoff_Status_x003b_" ma:readOnly="false">
      <xsd:simpleType>
        <xsd:restriction base="dms:Text"/>
      </xsd:simple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Tipo de contenido"/>
        <xsd:element ref="dc:title" minOccurs="0" maxOccurs="1" ma:index="1"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dlc_DocId xmlns="01c12f07-c375-4699-b8a8-6bf0e4cf3d88" xsi:nil="true"/>
    <_dlc_DocIdPersistId xmlns="01c12f07-c375-4699-b8a8-6bf0e4cf3d88" xsi:nil="true"/>
    <_dlc_DocIdUrl xmlns="01c12f07-c375-4699-b8a8-6bf0e4cf3d88">
      <Url xsi:nil="true"/>
      <Description xsi:nil="true"/>
    </_dlc_DocIdUrl>
    <_Flow_SignoffStatus xmlns="ef0c3b1e-0b48-4d6d-a1de-811d10c5d14b" xsi:nil="true"/>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5A37B0-0830-46CD-AE91-84AD9E91F26C}">
  <ds:schemaRefs>
    <ds:schemaRef ds:uri="http://schemas.microsoft.com/sharepoint/v3/contenttype/forms"/>
  </ds:schemaRefs>
</ds:datastoreItem>
</file>

<file path=customXml/itemProps2.xml><?xml version="1.0" encoding="utf-8"?>
<ds:datastoreItem xmlns:ds="http://schemas.openxmlformats.org/officeDocument/2006/customXml" ds:itemID="{9D6B12BD-2403-4854-B05C-F0D7E0576B5A}">
  <ds:schemaRefs>
    <ds:schemaRef ds:uri="http://schemas.microsoft.com/sharepoint/events"/>
  </ds:schemaRefs>
</ds:datastoreItem>
</file>

<file path=customXml/itemProps3.xml><?xml version="1.0" encoding="utf-8"?>
<ds:datastoreItem xmlns:ds="http://schemas.openxmlformats.org/officeDocument/2006/customXml" ds:itemID="{E03F24D5-7E98-46CE-AAE3-4EAE1B9B9B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c12f07-c375-4699-b8a8-6bf0e4cf3d88"/>
    <ds:schemaRef ds:uri="ef0c3b1e-0b48-4d6d-a1de-811d10c5d14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3CF5FAD-D8DB-4A23-A4E5-A5F95C2E46B1}">
  <ds:schemaRefs>
    <ds:schemaRef ds:uri="http://schemas.microsoft.com/office/2006/metadata/properties"/>
    <ds:schemaRef ds:uri="http://schemas.microsoft.com/office/infopath/2007/PartnerControls"/>
    <ds:schemaRef ds:uri="01c12f07-c375-4699-b8a8-6bf0e4cf3d88"/>
    <ds:schemaRef ds:uri="ef0c3b1e-0b48-4d6d-a1de-811d10c5d14b"/>
  </ds:schemaRefs>
</ds:datastoreItem>
</file>

<file path=customXml/itemProps5.xml><?xml version="1.0" encoding="utf-8"?>
<ds:datastoreItem xmlns:ds="http://schemas.openxmlformats.org/officeDocument/2006/customXml" ds:itemID="{194B01BF-88CE-4908-B0AD-66032E08A3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39</Pages>
  <Words>8809</Words>
  <Characters>48455</Characters>
  <Application>Microsoft Office Word</Application>
  <DocSecurity>0</DocSecurity>
  <Lines>403</Lines>
  <Paragraphs>114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ANGIE FIGUEREDO</dc:creator>
  <cp:keywords/>
  <dc:description/>
  <cp:lastModifiedBy>hp</cp:lastModifiedBy>
  <cp:revision>9</cp:revision>
  <cp:lastPrinted>2020-10-21T22:42:00Z</cp:lastPrinted>
  <dcterms:created xsi:type="dcterms:W3CDTF">2022-10-18T16:57:00Z</dcterms:created>
  <dcterms:modified xsi:type="dcterms:W3CDTF">2022-10-28T21:09:00Z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0x010100078204E3BC09744A83FA580E1A7E5D8A</vt:lpwstr>
  </property>
  <property fmtid="{D5CDD505-2E9C-101B-9397-08002B2CF9AE}" pid="3" name="_dlc_DocIdItemGuid">
    <vt:lpwstr>7352dfd2-a578-4df4-bc87-812d9a9cbd12</vt:lpwstr>
  </property>
</Properties>
</file>